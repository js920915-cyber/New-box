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C04E2" w:rsidRDefault="00AC79B8">
      <w:pPr>
        <w:widowControl/>
        <w:pBdr>
          <w:bottom w:val="single" w:sz="8" w:space="0" w:color="4E81BD"/>
        </w:pBdr>
        <w:spacing w:after="300"/>
        <w:rPr>
          <w:rFonts w:ascii="Calibri" w:eastAsia="Calibri" w:hAnsi="Calibri" w:cs="Calibri"/>
          <w:color w:val="000000"/>
          <w:sz w:val="40"/>
          <w:szCs w:val="40"/>
        </w:rPr>
      </w:pPr>
      <w:r>
        <w:rPr>
          <w:rFonts w:ascii="Calibri" w:eastAsia="Calibri" w:hAnsi="Calibri" w:cs="Calibri"/>
          <w:color w:val="000000"/>
          <w:sz w:val="40"/>
          <w:szCs w:val="40"/>
        </w:rPr>
        <w:t>Integrating Velocity-Based Training Into ACL Rehabilitation</w:t>
      </w:r>
    </w:p>
    <w:p w14:paraId="00000002" w14:textId="77777777" w:rsidR="00FC04E2" w:rsidRDefault="00AC79B8">
      <w:pPr>
        <w:widowControl/>
        <w:spacing w:after="140" w:line="278" w:lineRule="auto"/>
        <w:rPr>
          <w:rFonts w:ascii="Calibri" w:eastAsia="Calibri" w:hAnsi="Calibri" w:cs="Calibri"/>
        </w:rPr>
      </w:pPr>
      <w:r>
        <w:rPr>
          <w:rFonts w:ascii="Helvetica Neue" w:eastAsia="Helvetica Neue" w:hAnsi="Helvetica Neue" w:cs="Helvetica Neue"/>
          <w:color w:val="000000"/>
          <w:sz w:val="21"/>
          <w:szCs w:val="21"/>
        </w:rPr>
        <w:t>Written by:</w:t>
      </w:r>
    </w:p>
    <w:p w14:paraId="00000003" w14:textId="77777777" w:rsidR="00FC04E2" w:rsidRDefault="00AC79B8">
      <w:pPr>
        <w:widowControl/>
        <w:spacing w:after="140" w:line="278" w:lineRule="auto"/>
      </w:pPr>
      <w:r>
        <w:rPr>
          <w:rFonts w:ascii="Helvetica Neue" w:eastAsia="Helvetica Neue" w:hAnsi="Helvetica Neue" w:cs="Helvetica Neue"/>
          <w:b/>
          <w:bCs/>
          <w:color w:val="222D39"/>
          <w:sz w:val="21"/>
          <w:szCs w:val="21"/>
        </w:rPr>
        <w:t xml:space="preserve">Andreas Bjerregaard:  </w:t>
      </w:r>
      <w:r>
        <w:rPr>
          <w:rFonts w:ascii="Helvetica Neue" w:eastAsia="Helvetica Neue" w:hAnsi="Helvetica Neue" w:cs="Helvetica Neue"/>
          <w:color w:val="222D39"/>
          <w:sz w:val="21"/>
          <w:szCs w:val="21"/>
        </w:rPr>
        <w:t>Physiotherapist, Section of Sports Traumatology, Department of Orthopedic Surgery, Copenhagen University Hospital Bispebjerg, Copenhagen, Denmark.</w:t>
      </w:r>
    </w:p>
    <w:p w14:paraId="00000004" w14:textId="77777777" w:rsidR="00FC04E2" w:rsidRDefault="00AC79B8">
      <w:pPr>
        <w:widowControl/>
        <w:spacing w:after="140" w:line="278" w:lineRule="auto"/>
        <w:rPr>
          <w:ins w:id="0" w:author="Andreas Bjerregaard" w:date="2026-10-28T14:14:00Z" w16du:dateUtc="2026-10-28T13:14:00Z"/>
          <w:rFonts w:ascii="Helvetica Neue" w:eastAsia="Helvetica Neue" w:hAnsi="Helvetica Neue" w:cs="Helvetica Neue"/>
          <w:color w:val="000000"/>
          <w:sz w:val="21"/>
          <w:szCs w:val="21"/>
        </w:rPr>
      </w:pPr>
      <w:r>
        <w:rPr>
          <w:rFonts w:ascii="Helvetica Neue" w:eastAsia="Helvetica Neue" w:hAnsi="Helvetica Neue" w:cs="Helvetica Neue"/>
          <w:b/>
          <w:bCs/>
          <w:color w:val="000000"/>
          <w:sz w:val="21"/>
          <w:szCs w:val="21"/>
        </w:rPr>
        <w:t xml:space="preserve">Pedro Castellón Sánchez : </w:t>
      </w:r>
      <w:r>
        <w:rPr>
          <w:rFonts w:ascii="Helvetica Neue" w:eastAsia="Helvetica Neue" w:hAnsi="Helvetica Neue" w:cs="Helvetica Neue"/>
          <w:color w:val="000000"/>
          <w:sz w:val="21"/>
          <w:szCs w:val="21"/>
        </w:rPr>
        <w:t>Physiotherapist, MSc, MBA · Senior Client Success Manager at VALD and First Physiotherapist for the Saudi National Men’s Team</w:t>
      </w:r>
      <w:r>
        <w:rPr>
          <w:rFonts w:ascii="Helvetica Neue" w:eastAsia="Helvetica Neue" w:hAnsi="Helvetica Neue" w:cs="Helvetica Neue"/>
          <w:sz w:val="21"/>
          <w:szCs w:val="21"/>
        </w:rPr>
        <w:t>.</w:t>
      </w:r>
      <w:r>
        <w:rPr>
          <w:rFonts w:ascii="Helvetica Neue" w:eastAsia="Helvetica Neue" w:hAnsi="Helvetica Neue" w:cs="Helvetica Neue"/>
          <w:color w:val="000000"/>
          <w:sz w:val="21"/>
          <w:szCs w:val="21"/>
        </w:rPr>
        <w:t xml:space="preserve"> </w:t>
      </w:r>
    </w:p>
    <w:p w14:paraId="68B57FE9" w14:textId="77777777" w:rsidR="006A0B01" w:rsidRPr="006A0B01" w:rsidRDefault="006A0B01" w:rsidP="006A0B01">
      <w:pPr>
        <w:widowControl/>
        <w:spacing w:after="140" w:line="278" w:lineRule="auto"/>
        <w:rPr>
          <w:ins w:id="1" w:author="Andreas Bjerregaard" w:date="2026-10-28T14:14:00Z"/>
          <w:lang w:val="en-US"/>
          <w:rPrChange w:id="2" w:author="Andreas Bjerregaard" w:date="2026-10-28T14:14:00Z" w16du:dateUtc="2026-10-28T13:14:00Z">
            <w:rPr>
              <w:ins w:id="3" w:author="Andreas Bjerregaard" w:date="2026-10-28T14:14:00Z"/>
              <w:lang w:val="da-DK"/>
            </w:rPr>
          </w:rPrChange>
        </w:rPr>
      </w:pPr>
      <w:ins w:id="4" w:author="Andreas Bjerregaard" w:date="2026-10-28T14:14:00Z">
        <w:r w:rsidRPr="006A0B01">
          <w:rPr>
            <w:b/>
            <w:bCs/>
            <w:i/>
            <w:iCs/>
            <w:lang w:val="en-US"/>
            <w:rPrChange w:id="5" w:author="Andreas Bjerregaard" w:date="2026-10-28T14:14:00Z" w16du:dateUtc="2026-10-28T13:14:00Z">
              <w:rPr>
                <w:b/>
                <w:bCs/>
                <w:i/>
                <w:iCs/>
                <w:lang w:val="da-DK"/>
              </w:rPr>
            </w:rPrChange>
          </w:rPr>
          <w:t>Abbreviations:</w:t>
        </w:r>
      </w:ins>
    </w:p>
    <w:p w14:paraId="26B7EAA6" w14:textId="77777777" w:rsidR="00F71CE3" w:rsidRDefault="00F71CE3">
      <w:pPr>
        <w:widowControl/>
        <w:spacing w:after="140" w:line="278" w:lineRule="auto"/>
        <w:rPr>
          <w:ins w:id="6" w:author="Andreas Bjerregaard" w:date="2026-10-28T14:52:00Z" w16du:dateUtc="2026-10-28T13:52:00Z"/>
          <w:b/>
          <w:bCs/>
          <w:i/>
          <w:iCs/>
          <w:lang w:val="en-US"/>
        </w:rPr>
      </w:pPr>
      <w:ins w:id="7" w:author="Andreas Bjerregaard" w:date="2026-10-28T14:52:00Z" w16du:dateUtc="2026-10-28T13:52:00Z">
        <w:r w:rsidRPr="00904F01">
          <w:rPr>
            <w:b/>
            <w:bCs/>
            <w:i/>
            <w:iCs/>
            <w:lang w:val="en-US"/>
          </w:rPr>
          <w:t>VBT</w:t>
        </w:r>
        <w:r w:rsidRPr="00904F01">
          <w:rPr>
            <w:i/>
            <w:iCs/>
            <w:lang w:val="en-US"/>
          </w:rPr>
          <w:t>= Velocity based training</w:t>
        </w:r>
        <w:r w:rsidRPr="00F71CE3">
          <w:rPr>
            <w:b/>
            <w:bCs/>
            <w:i/>
            <w:iCs/>
            <w:lang w:val="en-US"/>
          </w:rPr>
          <w:t xml:space="preserve"> </w:t>
        </w:r>
      </w:ins>
    </w:p>
    <w:p w14:paraId="16E083FB" w14:textId="08981C48" w:rsidR="006A0B01" w:rsidRPr="006A0B01" w:rsidRDefault="006A0B01">
      <w:pPr>
        <w:widowControl/>
        <w:spacing w:after="140" w:line="278" w:lineRule="auto"/>
        <w:rPr>
          <w:lang w:val="en-US"/>
          <w:rPrChange w:id="8" w:author="Andreas Bjerregaard" w:date="2026-10-28T14:14:00Z" w16du:dateUtc="2026-10-28T13:14:00Z">
            <w:rPr/>
          </w:rPrChange>
        </w:rPr>
      </w:pPr>
      <w:ins w:id="9" w:author="Andreas Bjerregaard" w:date="2026-10-28T14:14:00Z">
        <w:r w:rsidRPr="006A0B01">
          <w:rPr>
            <w:b/>
            <w:bCs/>
            <w:i/>
            <w:iCs/>
            <w:lang w:val="en-US"/>
            <w:rPrChange w:id="10" w:author="Andreas Bjerregaard" w:date="2026-10-28T14:14:00Z" w16du:dateUtc="2026-10-28T13:14:00Z">
              <w:rPr>
                <w:b/>
                <w:bCs/>
                <w:i/>
                <w:iCs/>
                <w:lang w:val="da-DK"/>
              </w:rPr>
            </w:rPrChange>
          </w:rPr>
          <w:t>ACLR</w:t>
        </w:r>
        <w:r w:rsidRPr="006A0B01">
          <w:rPr>
            <w:i/>
            <w:iCs/>
            <w:lang w:val="en-US"/>
            <w:rPrChange w:id="11" w:author="Andreas Bjerregaard" w:date="2026-10-28T14:14:00Z" w16du:dateUtc="2026-10-28T13:14:00Z">
              <w:rPr>
                <w:i/>
                <w:iCs/>
                <w:lang w:val="da-DK"/>
              </w:rPr>
            </w:rPrChange>
          </w:rPr>
          <w:t xml:space="preserve"> = Anterior cruciate ligament reconstruction</w:t>
        </w:r>
      </w:ins>
    </w:p>
    <w:p w14:paraId="07CDFF97" w14:textId="415A6758" w:rsidR="006A0B01" w:rsidRDefault="006A0B01">
      <w:pPr>
        <w:keepNext/>
        <w:keepLines/>
        <w:widowControl/>
        <w:spacing w:before="300" w:after="120" w:line="276" w:lineRule="auto"/>
        <w:rPr>
          <w:ins w:id="12" w:author="Andreas Bjerregaard" w:date="2026-10-28T14:11:00Z" w16du:dateUtc="2026-10-28T13:11:00Z"/>
          <w:rFonts w:ascii="Calibri" w:eastAsia="Calibri" w:hAnsi="Calibri" w:cs="Calibri"/>
          <w:b/>
          <w:bCs/>
          <w:color w:val="000000"/>
          <w:sz w:val="34"/>
          <w:szCs w:val="34"/>
        </w:rPr>
      </w:pPr>
      <w:ins w:id="13" w:author="Andreas Bjerregaard" w:date="2026-10-28T14:13:00Z" w16du:dateUtc="2026-10-28T13:13:00Z">
        <w:r>
          <w:rPr>
            <w:rFonts w:ascii="Helvetica Neue" w:eastAsia="Helvetica Neue" w:hAnsi="Helvetica Neue" w:cs="Helvetica Neue"/>
            <w:color w:val="000000"/>
            <w:sz w:val="21"/>
            <w:szCs w:val="21"/>
          </w:rPr>
          <w:t>The aim</w:t>
        </w:r>
      </w:ins>
      <w:ins w:id="14" w:author="Andreas Bjerregaard" w:date="2026-10-28T14:15:00Z" w16du:dateUtc="2026-10-28T13:15:00Z">
        <w:r>
          <w:rPr>
            <w:rFonts w:ascii="Helvetica Neue" w:eastAsia="Helvetica Neue" w:hAnsi="Helvetica Neue" w:cs="Helvetica Neue"/>
            <w:color w:val="000000"/>
            <w:sz w:val="21"/>
            <w:szCs w:val="21"/>
          </w:rPr>
          <w:t xml:space="preserve"> of this blogpost are to </w:t>
        </w:r>
      </w:ins>
      <w:ins w:id="15" w:author="Andreas Bjerregaard" w:date="2026-10-28T14:19:00Z" w16du:dateUtc="2026-10-28T13:19:00Z">
        <w:r>
          <w:rPr>
            <w:rFonts w:ascii="Helvetica Neue" w:eastAsia="Helvetica Neue" w:hAnsi="Helvetica Neue" w:cs="Helvetica Neue"/>
            <w:color w:val="000000"/>
            <w:sz w:val="21"/>
            <w:szCs w:val="21"/>
          </w:rPr>
          <w:t>share</w:t>
        </w:r>
      </w:ins>
      <w:ins w:id="16" w:author="Andreas Bjerregaard" w:date="2026-10-28T14:18:00Z" w16du:dateUtc="2026-10-28T13:18:00Z">
        <w:r>
          <w:rPr>
            <w:rFonts w:ascii="Helvetica Neue" w:eastAsia="Helvetica Neue" w:hAnsi="Helvetica Neue" w:cs="Helvetica Neue"/>
            <w:color w:val="000000"/>
            <w:sz w:val="21"/>
            <w:szCs w:val="21"/>
          </w:rPr>
          <w:t xml:space="preserve"> clinical experience </w:t>
        </w:r>
      </w:ins>
      <w:ins w:id="17" w:author="Andreas Bjerregaard" w:date="2026-10-28T14:19:00Z" w16du:dateUtc="2026-10-28T13:19:00Z">
        <w:r>
          <w:rPr>
            <w:rFonts w:ascii="Helvetica Neue" w:eastAsia="Helvetica Neue" w:hAnsi="Helvetica Neue" w:cs="Helvetica Neue"/>
            <w:color w:val="000000"/>
            <w:sz w:val="21"/>
            <w:szCs w:val="21"/>
          </w:rPr>
          <w:t xml:space="preserve">on </w:t>
        </w:r>
      </w:ins>
      <w:ins w:id="18" w:author="Andreas Bjerregaard" w:date="2026-10-28T14:13:00Z" w16du:dateUtc="2026-10-28T13:13:00Z">
        <w:r>
          <w:rPr>
            <w:rFonts w:ascii="Helvetica Neue" w:eastAsia="Helvetica Neue" w:hAnsi="Helvetica Neue" w:cs="Helvetica Neue"/>
            <w:color w:val="000000"/>
            <w:sz w:val="21"/>
            <w:szCs w:val="21"/>
          </w:rPr>
          <w:t xml:space="preserve"> </w:t>
        </w:r>
      </w:ins>
      <w:ins w:id="19" w:author="Andreas Bjerregaard" w:date="2026-10-28T14:19:00Z" w16du:dateUtc="2026-10-28T13:19:00Z">
        <w:r>
          <w:rPr>
            <w:rFonts w:ascii="Helvetica Neue" w:eastAsia="Helvetica Neue" w:hAnsi="Helvetica Neue" w:cs="Helvetica Neue"/>
            <w:color w:val="000000"/>
            <w:sz w:val="21"/>
            <w:szCs w:val="21"/>
          </w:rPr>
          <w:t>how to integrate</w:t>
        </w:r>
      </w:ins>
      <w:ins w:id="20" w:author="Andreas Bjerregaard" w:date="2026-10-28T14:47:00Z" w16du:dateUtc="2026-10-28T13:47:00Z">
        <w:r w:rsidR="00F71CE3">
          <w:rPr>
            <w:rFonts w:ascii="Helvetica Neue" w:eastAsia="Helvetica Neue" w:hAnsi="Helvetica Neue" w:cs="Helvetica Neue"/>
            <w:color w:val="000000"/>
            <w:sz w:val="21"/>
            <w:szCs w:val="21"/>
          </w:rPr>
          <w:t xml:space="preserve"> velocity based training</w:t>
        </w:r>
      </w:ins>
      <w:ins w:id="21" w:author="Andreas Bjerregaard" w:date="2026-10-28T14:52:00Z" w16du:dateUtc="2026-10-28T13:52:00Z">
        <w:r w:rsidR="00F71CE3">
          <w:rPr>
            <w:rFonts w:ascii="Helvetica Neue" w:eastAsia="Helvetica Neue" w:hAnsi="Helvetica Neue" w:cs="Helvetica Neue"/>
            <w:color w:val="000000"/>
            <w:sz w:val="21"/>
            <w:szCs w:val="21"/>
          </w:rPr>
          <w:t xml:space="preserve"> (VBT)</w:t>
        </w:r>
      </w:ins>
      <w:ins w:id="22" w:author="Andreas Bjerregaard" w:date="2026-10-28T14:47:00Z" w16du:dateUtc="2026-10-28T13:47:00Z">
        <w:r w:rsidR="00F71CE3">
          <w:rPr>
            <w:rFonts w:ascii="Helvetica Neue" w:eastAsia="Helvetica Neue" w:hAnsi="Helvetica Neue" w:cs="Helvetica Neue"/>
            <w:color w:val="000000"/>
            <w:sz w:val="21"/>
            <w:szCs w:val="21"/>
          </w:rPr>
          <w:t xml:space="preserve"> to</w:t>
        </w:r>
      </w:ins>
      <w:moveToRangeStart w:id="23" w:author="Andreas Bjerregaard" w:date="2026-10-28T14:11:00Z" w:name="move244089095"/>
      <w:moveTo w:id="24" w:author="Andreas Bjerregaard" w:date="2026-10-28T14:11:00Z" w16du:dateUtc="2026-10-28T13:11:00Z">
        <w:del w:id="25" w:author="Andreas Bjerregaard" w:date="2026-10-28T14:47:00Z" w16du:dateUtc="2026-10-28T13:47:00Z">
          <w:r w:rsidDel="00F71CE3">
            <w:rPr>
              <w:rFonts w:ascii="Helvetica Neue" w:eastAsia="Helvetica Neue" w:hAnsi="Helvetica Neue" w:cs="Helvetica Neue"/>
              <w:color w:val="000000"/>
              <w:sz w:val="21"/>
              <w:szCs w:val="21"/>
            </w:rPr>
            <w:delText>We will explain how we use lifting velocity</w:delText>
          </w:r>
        </w:del>
        <w:r>
          <w:rPr>
            <w:rFonts w:ascii="Helvetica Neue" w:eastAsia="Helvetica Neue" w:hAnsi="Helvetica Neue" w:cs="Helvetica Neue"/>
            <w:color w:val="000000"/>
            <w:sz w:val="21"/>
            <w:szCs w:val="21"/>
          </w:rPr>
          <w:t xml:space="preserve"> to guide exercise intensity, make decisions from one session to the next, manage fatigue, and </w:t>
        </w:r>
        <w:del w:id="26" w:author="Andreas Bjerregaard" w:date="2026-10-28T14:47:00Z" w16du:dateUtc="2026-10-28T13:47:00Z">
          <w:r w:rsidDel="00F71CE3">
            <w:rPr>
              <w:rFonts w:ascii="Helvetica Neue" w:eastAsia="Helvetica Neue" w:hAnsi="Helvetica Neue" w:cs="Helvetica Neue"/>
              <w:color w:val="000000"/>
              <w:sz w:val="21"/>
              <w:szCs w:val="21"/>
            </w:rPr>
            <w:delText xml:space="preserve">eventually </w:delText>
          </w:r>
        </w:del>
      </w:moveTo>
      <w:ins w:id="27" w:author="Andreas Bjerregaard" w:date="2026-10-28T14:47:00Z" w16du:dateUtc="2026-10-28T13:47:00Z">
        <w:r w:rsidR="00F71CE3">
          <w:rPr>
            <w:rFonts w:ascii="Helvetica Neue" w:eastAsia="Helvetica Neue" w:hAnsi="Helvetica Neue" w:cs="Helvetica Neue"/>
            <w:color w:val="000000"/>
            <w:sz w:val="21"/>
            <w:szCs w:val="21"/>
          </w:rPr>
          <w:t xml:space="preserve">to </w:t>
        </w:r>
      </w:ins>
      <w:ins w:id="28" w:author="Andreas Bjerregaard" w:date="2026-10-28T14:48:00Z" w16du:dateUtc="2026-10-28T13:48:00Z">
        <w:r w:rsidR="00F71CE3">
          <w:rPr>
            <w:rFonts w:ascii="Helvetica Neue" w:eastAsia="Helvetica Neue" w:hAnsi="Helvetica Neue" w:cs="Helvetica Neue"/>
            <w:color w:val="000000"/>
            <w:sz w:val="21"/>
            <w:szCs w:val="21"/>
          </w:rPr>
          <w:t xml:space="preserve">improve </w:t>
        </w:r>
      </w:ins>
      <w:moveTo w:id="29" w:author="Andreas Bjerregaard" w:date="2026-10-28T14:11:00Z" w16du:dateUtc="2026-10-28T13:11:00Z">
        <w:del w:id="30" w:author="Andreas Bjerregaard" w:date="2026-10-28T14:48:00Z" w16du:dateUtc="2026-10-28T13:48:00Z">
          <w:r w:rsidDel="00F71CE3">
            <w:rPr>
              <w:rFonts w:ascii="Helvetica Neue" w:eastAsia="Helvetica Neue" w:hAnsi="Helvetica Neue" w:cs="Helvetica Neue"/>
              <w:color w:val="000000"/>
              <w:sz w:val="21"/>
              <w:szCs w:val="21"/>
            </w:rPr>
            <w:delText>train</w:delText>
          </w:r>
        </w:del>
        <w:r>
          <w:rPr>
            <w:rFonts w:ascii="Helvetica Neue" w:eastAsia="Helvetica Neue" w:hAnsi="Helvetica Neue" w:cs="Helvetica Neue"/>
            <w:color w:val="000000"/>
            <w:sz w:val="21"/>
            <w:szCs w:val="21"/>
          </w:rPr>
          <w:t xml:space="preserve"> explosive performance</w:t>
        </w:r>
      </w:moveTo>
      <w:ins w:id="31" w:author="Andreas Bjerregaard" w:date="2026-10-28T14:49:00Z" w16du:dateUtc="2026-10-28T13:49:00Z">
        <w:r w:rsidR="00F71CE3">
          <w:rPr>
            <w:rFonts w:ascii="Helvetica Neue" w:eastAsia="Helvetica Neue" w:hAnsi="Helvetica Neue" w:cs="Helvetica Neue"/>
            <w:color w:val="000000"/>
            <w:sz w:val="21"/>
            <w:szCs w:val="21"/>
          </w:rPr>
          <w:t xml:space="preserve"> after anterior cruciate ligament reconstruction (ACLR)</w:t>
        </w:r>
      </w:ins>
      <w:moveTo w:id="32" w:author="Andreas Bjerregaard" w:date="2026-10-28T14:11:00Z" w16du:dateUtc="2026-10-28T13:11:00Z">
        <w:r>
          <w:rPr>
            <w:rFonts w:ascii="Helvetica Neue" w:eastAsia="Helvetica Neue" w:hAnsi="Helvetica Neue" w:cs="Helvetica Neue"/>
            <w:color w:val="000000"/>
            <w:sz w:val="21"/>
            <w:szCs w:val="21"/>
          </w:rPr>
          <w:t>.</w:t>
        </w:r>
      </w:moveTo>
      <w:moveToRangeEnd w:id="23"/>
    </w:p>
    <w:p w14:paraId="00000005" w14:textId="16C6A88E" w:rsidR="00FC04E2" w:rsidRDefault="00AC79B8">
      <w:pPr>
        <w:keepNext/>
        <w:keepLines/>
        <w:widowControl/>
        <w:spacing w:before="300" w:after="120" w:line="276" w:lineRule="auto"/>
        <w:rPr>
          <w:rFonts w:ascii="Calibri" w:eastAsia="Calibri" w:hAnsi="Calibri" w:cs="Calibri"/>
          <w:b/>
          <w:bCs/>
          <w:color w:val="000000"/>
          <w:sz w:val="34"/>
          <w:szCs w:val="34"/>
        </w:rPr>
      </w:pPr>
      <w:r>
        <w:rPr>
          <w:rFonts w:ascii="Calibri" w:eastAsia="Calibri" w:hAnsi="Calibri" w:cs="Calibri"/>
          <w:b/>
          <w:bCs/>
          <w:color w:val="000000"/>
          <w:sz w:val="34"/>
          <w:szCs w:val="34"/>
        </w:rPr>
        <w:t xml:space="preserve">“How much </w:t>
      </w:r>
      <w:del w:id="33" w:author="Andreas Bjerregaard" w:date="2026-10-28T14:12:00Z" w16du:dateUtc="2026-10-28T13:12:00Z">
        <w:r w:rsidDel="006A0B01">
          <w:rPr>
            <w:rFonts w:ascii="Calibri" w:eastAsia="Calibri" w:hAnsi="Calibri" w:cs="Calibri"/>
            <w:b/>
            <w:bCs/>
            <w:color w:val="000000"/>
            <w:sz w:val="34"/>
            <w:szCs w:val="34"/>
          </w:rPr>
          <w:delText xml:space="preserve">is </w:delText>
        </w:r>
      </w:del>
      <w:ins w:id="34" w:author="Andreas Bjerregaard" w:date="2026-10-28T14:12:00Z" w16du:dateUtc="2026-10-28T13:12:00Z">
        <w:r w:rsidR="006A0B01">
          <w:rPr>
            <w:rFonts w:ascii="Calibri" w:eastAsia="Calibri" w:hAnsi="Calibri" w:cs="Calibri"/>
            <w:b/>
            <w:bCs/>
            <w:color w:val="000000"/>
            <w:sz w:val="34"/>
            <w:szCs w:val="34"/>
          </w:rPr>
          <w:t>weight can I lift after my ACL</w:t>
        </w:r>
      </w:ins>
      <w:ins w:id="35" w:author="Andreas Bjerregaard" w:date="2026-10-28T14:49:00Z" w16du:dateUtc="2026-10-28T13:49:00Z">
        <w:r w:rsidR="00F71CE3">
          <w:rPr>
            <w:rFonts w:ascii="Calibri" w:eastAsia="Calibri" w:hAnsi="Calibri" w:cs="Calibri"/>
            <w:b/>
            <w:bCs/>
            <w:color w:val="000000"/>
            <w:sz w:val="34"/>
            <w:szCs w:val="34"/>
          </w:rPr>
          <w:t>R</w:t>
        </w:r>
      </w:ins>
      <w:del w:id="36" w:author="Andreas Bjerregaard" w:date="2026-10-28T14:12:00Z" w16du:dateUtc="2026-10-28T13:12:00Z">
        <w:r w:rsidDel="006A0B01">
          <w:rPr>
            <w:rFonts w:ascii="Calibri" w:eastAsia="Calibri" w:hAnsi="Calibri" w:cs="Calibri"/>
            <w:b/>
            <w:bCs/>
            <w:color w:val="000000"/>
            <w:sz w:val="34"/>
            <w:szCs w:val="34"/>
          </w:rPr>
          <w:delText>enough, without doing too much after ACL reconstruction</w:delText>
        </w:r>
      </w:del>
      <w:r>
        <w:rPr>
          <w:rFonts w:ascii="Calibri" w:eastAsia="Calibri" w:hAnsi="Calibri" w:cs="Calibri"/>
          <w:b/>
          <w:bCs/>
          <w:color w:val="000000"/>
          <w:sz w:val="34"/>
          <w:szCs w:val="34"/>
        </w:rPr>
        <w:t>?”</w:t>
      </w:r>
    </w:p>
    <w:p w14:paraId="00000006" w14:textId="66D1C8E7" w:rsidR="00FC04E2" w:rsidRDefault="00AC79B8">
      <w:pPr>
        <w:widowControl/>
        <w:spacing w:after="140" w:line="278" w:lineRule="auto"/>
      </w:pPr>
      <w:del w:id="37" w:author="Andreas Bjerregaard" w:date="2026-10-28T14:11:00Z" w16du:dateUtc="2026-10-28T13:11:00Z">
        <w:r w:rsidDel="006A0B01">
          <w:rPr>
            <w:rFonts w:ascii="Helvetica Neue" w:eastAsia="Helvetica Neue" w:hAnsi="Helvetica Neue" w:cs="Helvetica Neue"/>
            <w:color w:val="000000"/>
            <w:sz w:val="21"/>
            <w:szCs w:val="21"/>
          </w:rPr>
          <w:delText xml:space="preserve">That question: How much is enough, without doing too much? This will be the core of this article. </w:delText>
        </w:r>
      </w:del>
      <w:moveFromRangeStart w:id="38" w:author="Andreas Bjerregaard" w:date="2026-10-28T14:11:00Z" w:name="move244089095"/>
      <w:moveFrom w:id="39" w:author="Andreas Bjerregaard" w:date="2026-10-28T14:11:00Z" w16du:dateUtc="2026-10-28T13:11:00Z">
        <w:r w:rsidDel="006A0B01">
          <w:rPr>
            <w:rFonts w:ascii="Helvetica Neue" w:eastAsia="Helvetica Neue" w:hAnsi="Helvetica Neue" w:cs="Helvetica Neue"/>
            <w:color w:val="000000"/>
            <w:sz w:val="21"/>
            <w:szCs w:val="21"/>
          </w:rPr>
          <w:t>We will explain how we use lifting velocity to guide exercise intensity, make decisions from one session to the next, manage fatigue, and eventually train explosive performance.</w:t>
        </w:r>
      </w:moveFrom>
      <w:moveFromRangeEnd w:id="38"/>
    </w:p>
    <w:p w14:paraId="00000007" w14:textId="7EF61A69" w:rsidR="00FC04E2" w:rsidRDefault="00AC79B8">
      <w:pPr>
        <w:widowControl/>
        <w:spacing w:after="140" w:line="278" w:lineRule="auto"/>
        <w:ind w:left="720" w:hanging="720"/>
        <w:rPr>
          <w:rFonts w:ascii="Helvetica Neue" w:eastAsia="Helvetica Neue" w:hAnsi="Helvetica Neue" w:cs="Helvetica Neue"/>
          <w:sz w:val="21"/>
          <w:szCs w:val="21"/>
        </w:rPr>
        <w:pPrChange w:id="40" w:author="Andreas Bjerregaard" w:date="2026-10-28T14:54:00Z" w16du:dateUtc="2026-10-28T13:54:00Z">
          <w:pPr>
            <w:widowControl/>
            <w:spacing w:after="140" w:line="278" w:lineRule="auto"/>
          </w:pPr>
        </w:pPrChange>
      </w:pPr>
      <w:r>
        <w:rPr>
          <w:rFonts w:ascii="Helvetica Neue" w:eastAsia="Helvetica Neue" w:hAnsi="Helvetica Neue" w:cs="Helvetica Neue"/>
          <w:color w:val="000000"/>
          <w:sz w:val="21"/>
          <w:szCs w:val="21"/>
        </w:rPr>
        <w:t>Three weeks after ACL</w:t>
      </w:r>
      <w:ins w:id="41" w:author="Andreas Bjerregaard" w:date="2026-10-28T14:49:00Z" w16du:dateUtc="2026-10-28T13:49:00Z">
        <w:r w:rsidR="00F71CE3">
          <w:rPr>
            <w:rFonts w:ascii="Helvetica Neue" w:eastAsia="Helvetica Neue" w:hAnsi="Helvetica Neue" w:cs="Helvetica Neue"/>
            <w:color w:val="000000"/>
            <w:sz w:val="21"/>
            <w:szCs w:val="21"/>
          </w:rPr>
          <w:t>R</w:t>
        </w:r>
      </w:ins>
      <w:del w:id="42" w:author="Andreas Bjerregaard" w:date="2026-10-28T14:49:00Z" w16du:dateUtc="2026-10-28T13:49:00Z">
        <w:r w:rsidDel="00F71CE3">
          <w:rPr>
            <w:rFonts w:ascii="Helvetica Neue" w:eastAsia="Helvetica Neue" w:hAnsi="Helvetica Neue" w:cs="Helvetica Neue"/>
            <w:color w:val="000000"/>
            <w:sz w:val="21"/>
            <w:szCs w:val="21"/>
          </w:rPr>
          <w:delText xml:space="preserve"> reconstruction </w:delText>
        </w:r>
      </w:del>
      <w:r>
        <w:rPr>
          <w:rFonts w:ascii="Helvetica Neue" w:eastAsia="Helvetica Neue" w:hAnsi="Helvetica Neue" w:cs="Helvetica Neue"/>
          <w:color w:val="000000"/>
          <w:sz w:val="21"/>
          <w:szCs w:val="21"/>
        </w:rPr>
        <w:t xml:space="preserve">with an allograft, a patient asked me a question that changed how we approached his training: “How much weight can I lift?” Before his injury, he had been a competitive bodybuilder and an experienced coach, squatting and deadlifting </w:t>
      </w:r>
      <w:del w:id="43" w:author="Andreas Bjerregaard" w:date="2026-10-28T14:50:00Z" w16du:dateUtc="2026-10-28T13:50:00Z">
        <w:r w:rsidDel="00F71CE3">
          <w:rPr>
            <w:rFonts w:ascii="Helvetica Neue" w:eastAsia="Helvetica Neue" w:hAnsi="Helvetica Neue" w:cs="Helvetica Neue"/>
            <w:color w:val="000000"/>
            <w:sz w:val="21"/>
            <w:szCs w:val="21"/>
          </w:rPr>
          <w:delText xml:space="preserve">close to </w:delText>
        </w:r>
      </w:del>
      <w:ins w:id="44" w:author="Andreas Bjerregaard" w:date="2026-10-28T14:50:00Z" w16du:dateUtc="2026-10-28T13:50:00Z">
        <w:r w:rsidR="00F71CE3">
          <w:rPr>
            <w:rFonts w:ascii="Helvetica Neue" w:eastAsia="Helvetica Neue" w:hAnsi="Helvetica Neue" w:cs="Helvetica Neue"/>
            <w:color w:val="000000"/>
            <w:sz w:val="21"/>
            <w:szCs w:val="21"/>
          </w:rPr>
          <w:t>+</w:t>
        </w:r>
      </w:ins>
      <w:r>
        <w:rPr>
          <w:rFonts w:ascii="Helvetica Neue" w:eastAsia="Helvetica Neue" w:hAnsi="Helvetica Neue" w:cs="Helvetica Neue"/>
          <w:color w:val="000000"/>
          <w:sz w:val="21"/>
          <w:szCs w:val="21"/>
        </w:rPr>
        <w:t xml:space="preserve">250kg. </w:t>
      </w:r>
      <w:del w:id="45" w:author="Andreas Bjerregaard" w:date="2026-10-28T14:50:00Z" w16du:dateUtc="2026-10-28T13:50:00Z">
        <w:r w:rsidDel="00F71CE3">
          <w:rPr>
            <w:rFonts w:ascii="Helvetica Neue" w:eastAsia="Helvetica Neue" w:hAnsi="Helvetica Neue" w:cs="Helvetica Neue"/>
            <w:color w:val="000000"/>
            <w:sz w:val="21"/>
            <w:szCs w:val="21"/>
          </w:rPr>
          <w:delText xml:space="preserve">A </w:delText>
        </w:r>
      </w:del>
      <w:ins w:id="46" w:author="Andreas Bjerregaard" w:date="2026-10-28T14:50:00Z" w16du:dateUtc="2026-10-28T13:50:00Z">
        <w:r w:rsidR="00F71CE3">
          <w:rPr>
            <w:rFonts w:ascii="Helvetica Neue" w:eastAsia="Helvetica Neue" w:hAnsi="Helvetica Neue" w:cs="Helvetica Neue"/>
            <w:color w:val="000000"/>
            <w:sz w:val="21"/>
            <w:szCs w:val="21"/>
          </w:rPr>
          <w:t xml:space="preserve">Therefore, a </w:t>
        </w:r>
      </w:ins>
      <w:r>
        <w:rPr>
          <w:rFonts w:ascii="Helvetica Neue" w:eastAsia="Helvetica Neue" w:hAnsi="Helvetica Neue" w:cs="Helvetica Neue"/>
          <w:color w:val="000000"/>
          <w:sz w:val="21"/>
          <w:szCs w:val="21"/>
        </w:rPr>
        <w:t xml:space="preserve">pair of </w:t>
      </w:r>
      <w:ins w:id="47" w:author="Andreas Bjerregaard" w:date="2026-10-28T14:50:00Z" w16du:dateUtc="2026-10-28T13:50:00Z">
        <w:r w:rsidR="00F71CE3">
          <w:rPr>
            <w:rFonts w:ascii="Helvetica Neue" w:eastAsia="Helvetica Neue" w:hAnsi="Helvetica Neue" w:cs="Helvetica Neue"/>
            <w:color w:val="000000"/>
            <w:sz w:val="21"/>
            <w:szCs w:val="21"/>
          </w:rPr>
          <w:t>2x</w:t>
        </w:r>
      </w:ins>
      <w:r>
        <w:rPr>
          <w:rFonts w:ascii="Helvetica Neue" w:eastAsia="Helvetica Neue" w:hAnsi="Helvetica Neue" w:cs="Helvetica Neue"/>
          <w:color w:val="000000"/>
          <w:sz w:val="21"/>
          <w:szCs w:val="21"/>
        </w:rPr>
        <w:t xml:space="preserve">10 kg dumbbells </w:t>
      </w:r>
      <w:ins w:id="48" w:author="Andreas Bjerregaard" w:date="2026-10-28T14:50:00Z" w16du:dateUtc="2026-10-28T13:50:00Z">
        <w:r w:rsidR="00F71CE3">
          <w:rPr>
            <w:rFonts w:ascii="Helvetica Neue" w:eastAsia="Helvetica Neue" w:hAnsi="Helvetica Neue" w:cs="Helvetica Neue"/>
            <w:color w:val="000000"/>
            <w:sz w:val="21"/>
            <w:szCs w:val="21"/>
          </w:rPr>
          <w:t xml:space="preserve">would </w:t>
        </w:r>
      </w:ins>
      <w:r>
        <w:rPr>
          <w:rFonts w:ascii="Helvetica Neue" w:eastAsia="Helvetica Neue" w:hAnsi="Helvetica Neue" w:cs="Helvetica Neue"/>
          <w:color w:val="000000"/>
          <w:sz w:val="21"/>
          <w:szCs w:val="21"/>
        </w:rPr>
        <w:t xml:space="preserve">barely </w:t>
      </w:r>
      <w:del w:id="49" w:author="Andreas Bjerregaard" w:date="2026-10-28T14:51:00Z" w16du:dateUtc="2026-10-28T13:51:00Z">
        <w:r w:rsidDel="00F71CE3">
          <w:rPr>
            <w:rFonts w:ascii="Helvetica Neue" w:eastAsia="Helvetica Neue" w:hAnsi="Helvetica Neue" w:cs="Helvetica Neue"/>
            <w:color w:val="000000"/>
            <w:sz w:val="21"/>
            <w:szCs w:val="21"/>
          </w:rPr>
          <w:delText>challenged</w:delText>
        </w:r>
      </w:del>
      <w:ins w:id="50" w:author="Andreas Bjerregaard" w:date="2026-10-28T14:51:00Z" w16du:dateUtc="2026-10-28T13:51:00Z">
        <w:r w:rsidR="00F71CE3">
          <w:rPr>
            <w:rFonts w:ascii="Helvetica Neue" w:eastAsia="Helvetica Neue" w:hAnsi="Helvetica Neue" w:cs="Helvetica Neue"/>
            <w:color w:val="000000"/>
            <w:sz w:val="21"/>
            <w:szCs w:val="21"/>
          </w:rPr>
          <w:t>challenge</w:t>
        </w:r>
      </w:ins>
      <w:r>
        <w:rPr>
          <w:rFonts w:ascii="Helvetica Neue" w:eastAsia="Helvetica Neue" w:hAnsi="Helvetica Neue" w:cs="Helvetica Neue"/>
          <w:color w:val="000000"/>
          <w:sz w:val="21"/>
          <w:szCs w:val="21"/>
        </w:rPr>
        <w:t xml:space="preserve"> him. </w:t>
      </w:r>
      <w:del w:id="51" w:author="Andreas Bjerregaard" w:date="2026-10-28T14:51:00Z" w16du:dateUtc="2026-10-28T13:51:00Z">
        <w:r w:rsidDel="00F71CE3">
          <w:rPr>
            <w:rFonts w:ascii="Helvetica Neue" w:eastAsia="Helvetica Neue" w:hAnsi="Helvetica Neue" w:cs="Helvetica Neue"/>
            <w:color w:val="000000"/>
            <w:sz w:val="21"/>
            <w:szCs w:val="21"/>
          </w:rPr>
          <w:delText xml:space="preserve">Yet his training history did not change the fact that his knee was only three weeks into recovery. </w:delText>
        </w:r>
      </w:del>
      <w:r>
        <w:rPr>
          <w:rFonts w:ascii="Helvetica Neue" w:eastAsia="Helvetica Neue" w:hAnsi="Helvetica Neue" w:cs="Helvetica Neue"/>
          <w:color w:val="000000"/>
          <w:sz w:val="21"/>
          <w:szCs w:val="21"/>
        </w:rPr>
        <w:t xml:space="preserve">We needed to find a meaningful training stimulus </w:t>
      </w:r>
      <w:del w:id="52" w:author="Andreas Bjerregaard" w:date="2026-10-28T14:51:00Z" w16du:dateUtc="2026-10-28T13:51:00Z">
        <w:r w:rsidDel="00F71CE3">
          <w:rPr>
            <w:rFonts w:ascii="Helvetica Neue" w:eastAsia="Helvetica Neue" w:hAnsi="Helvetica Neue" w:cs="Helvetica Neue"/>
            <w:color w:val="000000"/>
            <w:sz w:val="21"/>
            <w:szCs w:val="21"/>
          </w:rPr>
          <w:delText>without overlook</w:delText>
        </w:r>
      </w:del>
      <w:ins w:id="53" w:author="Andreas Bjerregaard" w:date="2026-10-28T14:51:00Z" w16du:dateUtc="2026-10-28T13:51:00Z">
        <w:r w:rsidR="00F71CE3">
          <w:rPr>
            <w:rFonts w:ascii="Helvetica Neue" w:eastAsia="Helvetica Neue" w:hAnsi="Helvetica Neue" w:cs="Helvetica Neue"/>
            <w:color w:val="000000"/>
            <w:sz w:val="21"/>
            <w:szCs w:val="21"/>
          </w:rPr>
          <w:t xml:space="preserve">with respect to the </w:t>
        </w:r>
      </w:ins>
      <w:del w:id="54" w:author="Andreas Bjerregaard" w:date="2026-10-28T14:51:00Z" w16du:dateUtc="2026-10-28T13:51:00Z">
        <w:r w:rsidDel="00F71CE3">
          <w:rPr>
            <w:rFonts w:ascii="Helvetica Neue" w:eastAsia="Helvetica Neue" w:hAnsi="Helvetica Neue" w:cs="Helvetica Neue"/>
            <w:color w:val="000000"/>
            <w:sz w:val="21"/>
            <w:szCs w:val="21"/>
          </w:rPr>
          <w:delText xml:space="preserve">ing </w:delText>
        </w:r>
      </w:del>
      <w:r>
        <w:rPr>
          <w:rFonts w:ascii="Helvetica Neue" w:eastAsia="Helvetica Neue" w:hAnsi="Helvetica Neue" w:cs="Helvetica Neue"/>
          <w:color w:val="000000"/>
          <w:sz w:val="21"/>
          <w:szCs w:val="21"/>
        </w:rPr>
        <w:t>biological healing, postoperative restrictions, or his</w:t>
      </w:r>
      <w:ins w:id="55" w:author="Andreas Bjerregaard" w:date="2026-10-28T14:51:00Z" w16du:dateUtc="2026-10-28T13:51:00Z">
        <w:r w:rsidR="00F71CE3">
          <w:rPr>
            <w:rFonts w:ascii="Helvetica Neue" w:eastAsia="Helvetica Neue" w:hAnsi="Helvetica Neue" w:cs="Helvetica Neue"/>
            <w:color w:val="000000"/>
            <w:sz w:val="21"/>
            <w:szCs w:val="21"/>
          </w:rPr>
          <w:t xml:space="preserve"> knee general</w:t>
        </w:r>
      </w:ins>
      <w:r>
        <w:rPr>
          <w:rFonts w:ascii="Helvetica Neue" w:eastAsia="Helvetica Neue" w:hAnsi="Helvetica Neue" w:cs="Helvetica Neue"/>
          <w:color w:val="000000"/>
          <w:sz w:val="21"/>
          <w:szCs w:val="21"/>
        </w:rPr>
        <w:t xml:space="preserve"> response to exercise</w:t>
      </w:r>
      <w:ins w:id="56" w:author="Andreas Bjerregaard" w:date="2026-10-28T14:51:00Z" w16du:dateUtc="2026-10-28T13:51:00Z">
        <w:r w:rsidR="00F71CE3">
          <w:rPr>
            <w:rFonts w:ascii="Helvetica Neue" w:eastAsia="Helvetica Neue" w:hAnsi="Helvetica Neue" w:cs="Helvetica Neue"/>
            <w:color w:val="000000"/>
            <w:sz w:val="21"/>
            <w:szCs w:val="21"/>
          </w:rPr>
          <w:t>s</w:t>
        </w:r>
      </w:ins>
      <w:r>
        <w:rPr>
          <w:rFonts w:ascii="Helvetica Neue" w:eastAsia="Helvetica Neue" w:hAnsi="Helvetica Neue" w:cs="Helvetica Neue"/>
          <w:color w:val="000000"/>
          <w:sz w:val="21"/>
          <w:szCs w:val="21"/>
        </w:rPr>
        <w:t xml:space="preserve">. </w:t>
      </w:r>
      <w:del w:id="57" w:author="Andreas Bjerregaard" w:date="2026-10-28T14:52:00Z" w16du:dateUtc="2026-10-28T13:52:00Z">
        <w:r w:rsidDel="00F71CE3">
          <w:rPr>
            <w:rFonts w:ascii="Helvetica Neue" w:eastAsia="Helvetica Neue" w:hAnsi="Helvetica Neue" w:cs="Helvetica Neue"/>
            <w:color w:val="000000"/>
            <w:sz w:val="21"/>
            <w:szCs w:val="21"/>
          </w:rPr>
          <w:delText>We started with lower relative loads and controlled movement, delaying heavier strength work until reassessment around 12 weeks. A</w:delText>
        </w:r>
      </w:del>
      <w:ins w:id="58" w:author="Andreas Bjerregaard" w:date="2026-10-28T14:53:00Z" w16du:dateUtc="2026-10-28T13:53:00Z">
        <w:r w:rsidR="00F71CE3">
          <w:rPr>
            <w:rFonts w:ascii="Helvetica Neue" w:eastAsia="Helvetica Neue" w:hAnsi="Helvetica Neue" w:cs="Helvetica Neue"/>
            <w:color w:val="000000"/>
            <w:sz w:val="21"/>
            <w:szCs w:val="21"/>
          </w:rPr>
          <w:t xml:space="preserve">we started his return to squat with sit to stand from a box equal to 90 degree knee flexion. Adding </w:t>
        </w:r>
      </w:ins>
      <w:ins w:id="59" w:author="Andreas Bjerregaard" w:date="2026-10-28T14:54:00Z" w16du:dateUtc="2026-10-28T13:54:00Z">
        <w:r w:rsidR="00F71CE3">
          <w:rPr>
            <w:rFonts w:ascii="Helvetica Neue" w:eastAsia="Helvetica Neue" w:hAnsi="Helvetica Neue" w:cs="Helvetica Neue"/>
            <w:color w:val="000000"/>
            <w:sz w:val="21"/>
            <w:szCs w:val="21"/>
          </w:rPr>
          <w:t xml:space="preserve">VBT device to the movement, we could estimate how quickly he would stand up. With a graded </w:t>
        </w:r>
      </w:ins>
      <w:ins w:id="60" w:author="Andreas Bjerregaard" w:date="2026-10-28T14:55:00Z" w16du:dateUtc="2026-10-28T13:55:00Z">
        <w:r w:rsidR="00F71CE3">
          <w:rPr>
            <w:rFonts w:ascii="Helvetica Neue" w:eastAsia="Helvetica Neue" w:hAnsi="Helvetica Neue" w:cs="Helvetica Neue"/>
            <w:color w:val="000000"/>
            <w:sz w:val="21"/>
            <w:szCs w:val="21"/>
          </w:rPr>
          <w:t>exposure approach we added a barbell in a front squat position. The VBT transdurer then tracked the load we</w:t>
        </w:r>
      </w:ins>
      <w:ins w:id="61" w:author="Andreas Bjerregaard" w:date="2026-10-28T14:56:00Z" w16du:dateUtc="2026-10-28T13:56:00Z">
        <w:r w:rsidR="00F71CE3">
          <w:rPr>
            <w:rFonts w:ascii="Helvetica Neue" w:eastAsia="Helvetica Neue" w:hAnsi="Helvetica Neue" w:cs="Helvetica Neue"/>
            <w:color w:val="000000"/>
            <w:sz w:val="21"/>
            <w:szCs w:val="21"/>
          </w:rPr>
          <w:t xml:space="preserve"> were able to apply from early in his rehab. </w:t>
        </w:r>
      </w:ins>
      <w:del w:id="62" w:author="Andreas Bjerregaard" w:date="2026-10-28T14:53:00Z" w16du:dateUtc="2026-10-28T13:53:00Z">
        <w:r w:rsidDel="00F71CE3">
          <w:rPr>
            <w:rFonts w:ascii="Helvetica Neue" w:eastAsia="Helvetica Neue" w:hAnsi="Helvetica Neue" w:cs="Helvetica Neue"/>
            <w:color w:val="000000"/>
            <w:sz w:val="21"/>
            <w:szCs w:val="21"/>
          </w:rPr>
          <w:delText xml:space="preserve"> box gave us a consistent squat depth; </w:delText>
        </w:r>
      </w:del>
      <w:del w:id="63" w:author="Andreas Bjerregaard" w:date="2026-10-28T14:56:00Z" w16du:dateUtc="2026-10-28T13:56:00Z">
        <w:r w:rsidDel="00F71CE3">
          <w:rPr>
            <w:rFonts w:ascii="Helvetica Neue" w:eastAsia="Helvetica Neue" w:hAnsi="Helvetica Neue" w:cs="Helvetica Neue"/>
            <w:color w:val="000000"/>
            <w:sz w:val="21"/>
            <w:szCs w:val="21"/>
          </w:rPr>
          <w:delText>VBT gave us another piece of information: how quickly he could move a given load. Neither the velocity nor an</w:delText>
        </w:r>
      </w:del>
      <w:ins w:id="64" w:author="Andreas Bjerregaard" w:date="2026-10-28T14:56:00Z" w16du:dateUtc="2026-10-28T13:56:00Z">
        <w:r w:rsidR="00F71CE3">
          <w:rPr>
            <w:rFonts w:ascii="Helvetica Neue" w:eastAsia="Helvetica Neue" w:hAnsi="Helvetica Neue" w:cs="Helvetica Neue"/>
            <w:color w:val="000000"/>
            <w:sz w:val="21"/>
            <w:szCs w:val="21"/>
          </w:rPr>
          <w:t>Instead of talking about an</w:t>
        </w:r>
      </w:ins>
      <w:r>
        <w:rPr>
          <w:rFonts w:ascii="Helvetica Neue" w:eastAsia="Helvetica Neue" w:hAnsi="Helvetica Neue" w:cs="Helvetica Neue"/>
          <w:color w:val="000000"/>
          <w:sz w:val="21"/>
          <w:szCs w:val="21"/>
        </w:rPr>
        <w:t xml:space="preserve"> estimated percentage of 1RM</w:t>
      </w:r>
      <w:ins w:id="65" w:author="Andreas Bjerregaard" w:date="2026-10-28T14:56:00Z" w16du:dateUtc="2026-10-28T13:56:00Z">
        <w:r w:rsidR="00F71CE3">
          <w:rPr>
            <w:rFonts w:ascii="Helvetica Neue" w:eastAsia="Helvetica Neue" w:hAnsi="Helvetica Neue" w:cs="Helvetica Neue"/>
            <w:color w:val="000000"/>
            <w:sz w:val="21"/>
            <w:szCs w:val="21"/>
          </w:rPr>
          <w:t>, we had a conversation a</w:t>
        </w:r>
      </w:ins>
      <w:ins w:id="66" w:author="Andreas Bjerregaard" w:date="2026-10-28T14:57:00Z" w16du:dateUtc="2026-10-28T13:57:00Z">
        <w:r w:rsidR="00F71CE3">
          <w:rPr>
            <w:rFonts w:ascii="Helvetica Neue" w:eastAsia="Helvetica Neue" w:hAnsi="Helvetica Neue" w:cs="Helvetica Neue"/>
            <w:color w:val="000000"/>
            <w:sz w:val="21"/>
            <w:szCs w:val="21"/>
          </w:rPr>
          <w:t xml:space="preserve">round which velocity we would allowed in this early stage and with this range of motion. To keep the motivation high we allowed </w:t>
        </w:r>
      </w:ins>
      <w:ins w:id="67" w:author="Andreas Bjerregaard" w:date="2026-10-28T14:58:00Z" w16du:dateUtc="2026-10-28T13:58:00Z">
        <w:r w:rsidR="00F71CE3">
          <w:rPr>
            <w:rFonts w:ascii="Helvetica Neue" w:eastAsia="Helvetica Neue" w:hAnsi="Helvetica Neue" w:cs="Helvetica Neue"/>
            <w:color w:val="000000"/>
            <w:sz w:val="21"/>
            <w:szCs w:val="21"/>
          </w:rPr>
          <w:t xml:space="preserve">less than 70% of 1RM. In this case he had to look for the speed per repetition rather than </w:t>
        </w:r>
      </w:ins>
      <w:ins w:id="68" w:author="Andreas Bjerregaard" w:date="2026-10-28T14:59:00Z" w16du:dateUtc="2026-10-28T13:59:00Z">
        <w:r w:rsidR="005723AE">
          <w:rPr>
            <w:rFonts w:ascii="Helvetica Neue" w:eastAsia="Helvetica Neue" w:hAnsi="Helvetica Neue" w:cs="Helvetica Neue"/>
            <w:color w:val="000000"/>
            <w:sz w:val="21"/>
            <w:szCs w:val="21"/>
          </w:rPr>
          <w:t xml:space="preserve">a number of </w:t>
        </w:r>
        <w:r w:rsidR="005723AE">
          <w:rPr>
            <w:rFonts w:ascii="Helvetica Neue" w:eastAsia="Helvetica Neue" w:hAnsi="Helvetica Neue" w:cs="Helvetica Neue"/>
            <w:color w:val="000000"/>
            <w:sz w:val="21"/>
            <w:szCs w:val="21"/>
          </w:rPr>
          <w:lastRenderedPageBreak/>
          <w:t>reps.</w:t>
        </w:r>
      </w:ins>
      <w:del w:id="69" w:author="Andreas Bjerregaard" w:date="2026-10-28T14:59:00Z" w16du:dateUtc="2026-10-28T13:59:00Z">
        <w:r w:rsidDel="005723AE">
          <w:rPr>
            <w:rFonts w:ascii="Helvetica Neue" w:eastAsia="Helvetica Neue" w:hAnsi="Helvetica Neue" w:cs="Helvetica Neue"/>
            <w:color w:val="000000"/>
            <w:sz w:val="21"/>
            <w:szCs w:val="21"/>
          </w:rPr>
          <w:delText xml:space="preserve"> told us whether the graft was safe. Those decisions still required clinical judgement and symptom monitoring.</w:delText>
        </w:r>
      </w:del>
    </w:p>
    <w:p w14:paraId="00000008" w14:textId="77777777" w:rsidR="00FC04E2" w:rsidRDefault="00AC79B8">
      <w:pPr>
        <w:widowControl/>
        <w:spacing w:after="140" w:line="278" w:lineRule="auto"/>
        <w:rPr>
          <w:rFonts w:ascii="Helvetica Neue" w:eastAsia="Helvetica Neue" w:hAnsi="Helvetica Neue" w:cs="Helvetica Neue"/>
          <w:sz w:val="21"/>
          <w:szCs w:val="21"/>
          <w:highlight w:val="yellow"/>
        </w:rPr>
      </w:pPr>
      <w:r>
        <w:rPr>
          <w:noProof/>
        </w:rPr>
        <w:drawing>
          <wp:anchor distT="114300" distB="114300" distL="114300" distR="114300" simplePos="0" relativeHeight="251658240" behindDoc="0" locked="0" layoutInCell="1" hidden="0" allowOverlap="1" wp14:anchorId="71408588" wp14:editId="534F9563">
            <wp:simplePos x="0" y="0"/>
            <wp:positionH relativeFrom="column">
              <wp:posOffset>1229042</wp:posOffset>
            </wp:positionH>
            <wp:positionV relativeFrom="paragraph">
              <wp:posOffset>123825</wp:posOffset>
            </wp:positionV>
            <wp:extent cx="3705447" cy="2151186"/>
            <wp:effectExtent l="0" t="0" r="0" b="0"/>
            <wp:wrapTopAndBottom distT="114300" distB="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3705447" cy="2151186"/>
                    </a:xfrm>
                    <a:prstGeom prst="rect">
                      <a:avLst/>
                    </a:prstGeom>
                    <a:ln/>
                  </pic:spPr>
                </pic:pic>
              </a:graphicData>
            </a:graphic>
          </wp:anchor>
        </w:drawing>
      </w:r>
    </w:p>
    <w:p w14:paraId="00000009" w14:textId="77777777" w:rsidR="00FC04E2" w:rsidRDefault="00AC79B8">
      <w:pPr>
        <w:widowControl/>
        <w:spacing w:after="140" w:line="278" w:lineRule="auto"/>
        <w:rPr>
          <w:rFonts w:ascii="Helvetica Neue" w:eastAsia="Helvetica Neue" w:hAnsi="Helvetica Neue" w:cs="Helvetica Neue"/>
          <w:color w:val="000000"/>
          <w:sz w:val="21"/>
          <w:szCs w:val="21"/>
          <w:highlight w:val="yellow"/>
        </w:rPr>
      </w:pPr>
      <w:r>
        <w:rPr>
          <w:rFonts w:ascii="Helvetica Neue" w:eastAsia="Helvetica Neue" w:hAnsi="Helvetica Neue" w:cs="Helvetica Neue"/>
          <w:sz w:val="21"/>
          <w:szCs w:val="21"/>
          <w:highlight w:val="yellow"/>
        </w:rPr>
        <w:t xml:space="preserve"> </w:t>
      </w:r>
      <w:r>
        <w:rPr>
          <w:rFonts w:ascii="Helvetica Neue" w:eastAsia="Helvetica Neue" w:hAnsi="Helvetica Neue" w:cs="Helvetica Neue"/>
          <w:color w:val="000000"/>
          <w:sz w:val="21"/>
          <w:szCs w:val="21"/>
          <w:highlight w:val="yellow"/>
        </w:rPr>
        <w:t>NEED VIDEO OF BOX SQUAT WITH THE BARBELL. No DEEPER THAN 90 KNEE FLEXION.</w:t>
      </w:r>
    </w:p>
    <w:p w14:paraId="0000000A" w14:textId="77777777" w:rsidR="00FC04E2" w:rsidRDefault="00AC79B8">
      <w:pPr>
        <w:keepNext/>
        <w:keepLines/>
        <w:widowControl/>
        <w:spacing w:before="300" w:after="120" w:line="276" w:lineRule="auto"/>
        <w:rPr>
          <w:rFonts w:ascii="Calibri" w:eastAsia="Calibri" w:hAnsi="Calibri" w:cs="Calibri"/>
          <w:b/>
          <w:bCs/>
          <w:color w:val="000000"/>
          <w:sz w:val="32"/>
          <w:szCs w:val="32"/>
        </w:rPr>
      </w:pPr>
      <w:r>
        <w:rPr>
          <w:rFonts w:ascii="Calibri" w:eastAsia="Calibri" w:hAnsi="Calibri" w:cs="Calibri"/>
          <w:b/>
          <w:bCs/>
          <w:color w:val="000000"/>
          <w:sz w:val="32"/>
          <w:szCs w:val="32"/>
        </w:rPr>
        <w:t>What is velocity-based training?</w:t>
      </w:r>
    </w:p>
    <w:p w14:paraId="0000000B" w14:textId="77777777"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Velocity-based training (VBT) is a method of prescribing and monitoring resistance training by measuring how fast a weight is lifted. The principle is simple: as the weight increases, the lifting velocity generally decreases. This relationship is known as the load–velocity relationship [2,3].</w:t>
      </w:r>
    </w:p>
    <w:p w14:paraId="0000000C" w14:textId="44BD009F"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 xml:space="preserve">By using a velocity measurement device, such as a linear position transducer, we can measure lifting speed in </w:t>
      </w:r>
      <w:del w:id="70" w:author="Andreas Bjerregaard" w:date="2026-10-28T15:00:00Z" w16du:dateUtc="2026-10-28T14:00:00Z">
        <w:r w:rsidDel="005723AE">
          <w:rPr>
            <w:rFonts w:ascii="Helvetica Neue" w:eastAsia="Helvetica Neue" w:hAnsi="Helvetica Neue" w:cs="Helvetica Neue"/>
            <w:color w:val="000000"/>
            <w:sz w:val="21"/>
            <w:szCs w:val="21"/>
          </w:rPr>
          <w:delText>metres</w:delText>
        </w:r>
      </w:del>
      <w:ins w:id="71" w:author="Andreas Bjerregaard" w:date="2026-10-28T15:00:00Z" w16du:dateUtc="2026-10-28T14:00:00Z">
        <w:r w:rsidR="005723AE">
          <w:rPr>
            <w:rFonts w:ascii="Helvetica Neue" w:eastAsia="Helvetica Neue" w:hAnsi="Helvetica Neue" w:cs="Helvetica Neue"/>
            <w:color w:val="000000"/>
            <w:sz w:val="21"/>
            <w:szCs w:val="21"/>
          </w:rPr>
          <w:t>meters</w:t>
        </w:r>
      </w:ins>
      <w:r>
        <w:rPr>
          <w:rFonts w:ascii="Helvetica Neue" w:eastAsia="Helvetica Neue" w:hAnsi="Helvetica Neue" w:cs="Helvetica Neue"/>
          <w:color w:val="000000"/>
          <w:sz w:val="21"/>
          <w:szCs w:val="21"/>
        </w:rPr>
        <w:t xml:space="preserve"> per second (m/s). This information helps us estimate the relative training intensity (% of 1RM).</w:t>
      </w:r>
    </w:p>
    <w:p w14:paraId="0000000D" w14:textId="349FFCA6" w:rsidR="00FC04E2" w:rsidRDefault="00AC79B8">
      <w:pPr>
        <w:keepNext/>
        <w:widowControl/>
        <w:rPr>
          <w:rFonts w:ascii="Helvetica Neue" w:eastAsia="Helvetica Neue" w:hAnsi="Helvetica Neue" w:cs="Helvetica Neue"/>
          <w:b/>
          <w:bCs/>
          <w:sz w:val="32"/>
          <w:szCs w:val="32"/>
        </w:rPr>
      </w:pPr>
      <w:r>
        <w:rPr>
          <w:rFonts w:ascii="Helvetica Neue" w:eastAsia="Helvetica Neue" w:hAnsi="Helvetica Neue" w:cs="Helvetica Neue"/>
          <w:b/>
          <w:bCs/>
          <w:color w:val="000000"/>
          <w:sz w:val="32"/>
          <w:szCs w:val="32"/>
        </w:rPr>
        <w:t>Why use VBT during ACL</w:t>
      </w:r>
      <w:ins w:id="72" w:author="Andreas Bjerregaard" w:date="2026-10-28T15:02:00Z" w16du:dateUtc="2026-10-28T14:02:00Z">
        <w:r w:rsidR="005723AE">
          <w:rPr>
            <w:rFonts w:ascii="Helvetica Neue" w:eastAsia="Helvetica Neue" w:hAnsi="Helvetica Neue" w:cs="Helvetica Neue"/>
            <w:b/>
            <w:bCs/>
            <w:color w:val="000000"/>
            <w:sz w:val="32"/>
            <w:szCs w:val="32"/>
          </w:rPr>
          <w:t>R</w:t>
        </w:r>
      </w:ins>
      <w:del w:id="73" w:author="Andreas Bjerregaard" w:date="2026-10-28T15:02:00Z" w16du:dateUtc="2026-10-28T14:02:00Z">
        <w:r w:rsidDel="005723AE">
          <w:rPr>
            <w:rFonts w:ascii="Helvetica Neue" w:eastAsia="Helvetica Neue" w:hAnsi="Helvetica Neue" w:cs="Helvetica Neue"/>
            <w:b/>
            <w:bCs/>
            <w:color w:val="000000"/>
            <w:sz w:val="32"/>
            <w:szCs w:val="32"/>
          </w:rPr>
          <w:delText xml:space="preserve"> rehabilitation</w:delText>
        </w:r>
      </w:del>
      <w:r>
        <w:rPr>
          <w:rFonts w:ascii="Helvetica Neue" w:eastAsia="Helvetica Neue" w:hAnsi="Helvetica Neue" w:cs="Helvetica Neue"/>
          <w:b/>
          <w:bCs/>
          <w:color w:val="000000"/>
          <w:sz w:val="32"/>
          <w:szCs w:val="32"/>
        </w:rPr>
        <w:t>?</w:t>
      </w:r>
    </w:p>
    <w:p w14:paraId="0000000F" w14:textId="63758C04" w:rsidR="00FC04E2" w:rsidRDefault="00AC79B8">
      <w:pPr>
        <w:widowControl/>
        <w:spacing w:after="140" w:line="278" w:lineRule="auto"/>
      </w:pPr>
      <w:r>
        <w:rPr>
          <w:rFonts w:ascii="Helvetica Neue" w:eastAsia="Helvetica Neue" w:hAnsi="Helvetica Neue" w:cs="Helvetica Neue"/>
          <w:color w:val="000000"/>
          <w:sz w:val="21"/>
          <w:szCs w:val="21"/>
        </w:rPr>
        <w:t>After ACL</w:t>
      </w:r>
      <w:ins w:id="74" w:author="Andreas Bjerregaard" w:date="2026-10-28T15:02:00Z" w16du:dateUtc="2026-10-28T14:02:00Z">
        <w:r w:rsidR="005723AE">
          <w:rPr>
            <w:rFonts w:ascii="Helvetica Neue" w:eastAsia="Helvetica Neue" w:hAnsi="Helvetica Neue" w:cs="Helvetica Neue"/>
            <w:color w:val="000000"/>
            <w:sz w:val="21"/>
            <w:szCs w:val="21"/>
          </w:rPr>
          <w:t>R</w:t>
        </w:r>
      </w:ins>
      <w:del w:id="75" w:author="Andreas Bjerregaard" w:date="2026-10-28T15:02:00Z" w16du:dateUtc="2026-10-28T14:02:00Z">
        <w:r w:rsidDel="005723AE">
          <w:rPr>
            <w:rFonts w:ascii="Helvetica Neue" w:eastAsia="Helvetica Neue" w:hAnsi="Helvetica Neue" w:cs="Helvetica Neue"/>
            <w:color w:val="000000"/>
            <w:sz w:val="21"/>
            <w:szCs w:val="21"/>
          </w:rPr>
          <w:delText xml:space="preserve"> reconstruction</w:delText>
        </w:r>
      </w:del>
      <w:r>
        <w:rPr>
          <w:rFonts w:ascii="Helvetica Neue" w:eastAsia="Helvetica Neue" w:hAnsi="Helvetica Neue" w:cs="Helvetica Neue"/>
          <w:color w:val="000000"/>
          <w:sz w:val="21"/>
          <w:szCs w:val="21"/>
        </w:rPr>
        <w:t>, restoring quadriceps and hamstring strength is a major goal. But finding the right load is not straightforward. Too little resistance may fail to stimulate adaptation; too much may increase pain, swelling, or knee irritability. We often prescribe strength work as a percentage of one-repetition maximum (1RM), yet a patient’s capacity can change with fatigue, sleep, recovery, and symptoms. In the earlier stages, maximal testing may also be inappropriate. RIR (reps in reserve) is also used, but patients new to daily training often struggle to judge it accurately, which can push them harder than intended</w:t>
      </w:r>
      <w:ins w:id="76" w:author="Andreas Bjerregaard" w:date="2026-10-28T15:04:00Z" w16du:dateUtc="2026-10-28T14:04:00Z">
        <w:r w:rsidR="005723AE">
          <w:rPr>
            <w:rFonts w:ascii="Helvetica Neue" w:eastAsia="Helvetica Neue" w:hAnsi="Helvetica Neue" w:cs="Helvetica Neue"/>
            <w:color w:val="000000"/>
            <w:sz w:val="21"/>
            <w:szCs w:val="21"/>
          </w:rPr>
          <w:t>.</w:t>
        </w:r>
      </w:ins>
      <w:del w:id="77" w:author="Andreas Bjerregaard" w:date="2026-10-28T15:04:00Z" w16du:dateUtc="2026-10-28T14:04:00Z">
        <w:r w:rsidDel="005723AE">
          <w:rPr>
            <w:rFonts w:ascii="Helvetica Neue" w:eastAsia="Helvetica Neue" w:hAnsi="Helvetica Neue" w:cs="Helvetica Neue"/>
            <w:color w:val="000000"/>
            <w:sz w:val="21"/>
            <w:szCs w:val="21"/>
          </w:rPr>
          <w:delText xml:space="preserve"> and add extra fatigue</w:delText>
        </w:r>
      </w:del>
      <w:r>
        <w:rPr>
          <w:rFonts w:ascii="Helvetica Neue" w:eastAsia="Helvetica Neue" w:hAnsi="Helvetica Neue" w:cs="Helvetica Neue"/>
          <w:color w:val="000000"/>
          <w:sz w:val="21"/>
          <w:szCs w:val="21"/>
        </w:rPr>
        <w:t>.</w:t>
      </w:r>
    </w:p>
    <w:p w14:paraId="00000010" w14:textId="5FDEB0B5"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 xml:space="preserve">VBT adds to that conversation. If we know how fast someone moves a </w:t>
      </w:r>
      <w:del w:id="78" w:author="Andreas Bjerregaard" w:date="2026-10-28T15:04:00Z" w16du:dateUtc="2026-10-28T14:04:00Z">
        <w:r w:rsidDel="005723AE">
          <w:rPr>
            <w:rFonts w:ascii="Helvetica Neue" w:eastAsia="Helvetica Neue" w:hAnsi="Helvetica Neue" w:cs="Helvetica Neue"/>
            <w:color w:val="000000"/>
            <w:sz w:val="21"/>
            <w:szCs w:val="21"/>
          </w:rPr>
          <w:delText xml:space="preserve">particular </w:delText>
        </w:r>
      </w:del>
      <w:ins w:id="79" w:author="Andreas Bjerregaard" w:date="2026-10-28T15:04:00Z" w16du:dateUtc="2026-10-28T14:04:00Z">
        <w:r w:rsidR="005723AE">
          <w:rPr>
            <w:rFonts w:ascii="Helvetica Neue" w:eastAsia="Helvetica Neue" w:hAnsi="Helvetica Neue" w:cs="Helvetica Neue"/>
            <w:color w:val="000000"/>
            <w:sz w:val="21"/>
            <w:szCs w:val="21"/>
          </w:rPr>
          <w:t>given weight</w:t>
        </w:r>
      </w:ins>
      <w:del w:id="80" w:author="Andreas Bjerregaard" w:date="2026-10-28T15:04:00Z" w16du:dateUtc="2026-10-28T14:04:00Z">
        <w:r w:rsidDel="005723AE">
          <w:rPr>
            <w:rFonts w:ascii="Helvetica Neue" w:eastAsia="Helvetica Neue" w:hAnsi="Helvetica Neue" w:cs="Helvetica Neue"/>
            <w:color w:val="000000"/>
            <w:sz w:val="21"/>
            <w:szCs w:val="21"/>
          </w:rPr>
          <w:delText>load</w:delText>
        </w:r>
      </w:del>
      <w:r>
        <w:rPr>
          <w:rFonts w:ascii="Helvetica Neue" w:eastAsia="Helvetica Neue" w:hAnsi="Helvetica Neue" w:cs="Helvetica Neue"/>
          <w:color w:val="000000"/>
          <w:sz w:val="21"/>
          <w:szCs w:val="21"/>
        </w:rPr>
        <w:t xml:space="preserve">, we can estimate relative intensity and adjust the session to their performance that day. </w:t>
      </w:r>
      <w:moveFromRangeStart w:id="81" w:author="Andreas Bjerregaard" w:date="2026-10-28T15:05:00Z" w:name="move244092334"/>
      <w:moveFrom w:id="82" w:author="Andreas Bjerregaard" w:date="2026-10-28T15:05:00Z" w16du:dateUtc="2026-10-28T14:05:00Z">
        <w:r w:rsidDel="005723AE">
          <w:rPr>
            <w:rFonts w:ascii="Helvetica Neue" w:eastAsia="Helvetica Neue" w:hAnsi="Helvetica Neue" w:cs="Helvetica Neue"/>
            <w:color w:val="000000"/>
            <w:sz w:val="21"/>
            <w:szCs w:val="21"/>
          </w:rPr>
          <w:t xml:space="preserve">This is called autoregulation. We also find that seeing a </w:t>
        </w:r>
      </w:moveFrom>
      <w:moveFromRangeEnd w:id="81"/>
      <w:ins w:id="83" w:author="Andreas Bjerregaard" w:date="2026-10-28T15:05:00Z" w16du:dateUtc="2026-10-28T14:05:00Z">
        <w:r w:rsidR="005723AE">
          <w:rPr>
            <w:rFonts w:ascii="Helvetica Neue" w:eastAsia="Helvetica Neue" w:hAnsi="Helvetica Neue" w:cs="Helvetica Neue"/>
            <w:color w:val="000000"/>
            <w:sz w:val="21"/>
            <w:szCs w:val="21"/>
          </w:rPr>
          <w:t>The “</w:t>
        </w:r>
      </w:ins>
      <w:r>
        <w:rPr>
          <w:rFonts w:ascii="Helvetica Neue" w:eastAsia="Helvetica Neue" w:hAnsi="Helvetica Neue" w:cs="Helvetica Neue"/>
          <w:color w:val="000000"/>
          <w:sz w:val="21"/>
          <w:szCs w:val="21"/>
        </w:rPr>
        <w:t>velocity number</w:t>
      </w:r>
      <w:ins w:id="84" w:author="Andreas Bjerregaard" w:date="2026-10-28T15:05:00Z" w16du:dateUtc="2026-10-28T14:05:00Z">
        <w:r w:rsidR="005723AE">
          <w:rPr>
            <w:rFonts w:ascii="Helvetica Neue" w:eastAsia="Helvetica Neue" w:hAnsi="Helvetica Neue" w:cs="Helvetica Neue"/>
            <w:color w:val="000000"/>
            <w:sz w:val="21"/>
            <w:szCs w:val="21"/>
          </w:rPr>
          <w:t>”</w:t>
        </w:r>
      </w:ins>
      <w:r>
        <w:rPr>
          <w:rFonts w:ascii="Helvetica Neue" w:eastAsia="Helvetica Neue" w:hAnsi="Helvetica Neue" w:cs="Helvetica Neue"/>
          <w:color w:val="000000"/>
          <w:sz w:val="21"/>
          <w:szCs w:val="21"/>
        </w:rPr>
        <w:t xml:space="preserve"> </w:t>
      </w:r>
      <w:ins w:id="85" w:author="Andreas Bjerregaard" w:date="2026-10-28T15:05:00Z" w16du:dateUtc="2026-10-28T14:05:00Z">
        <w:r w:rsidR="005723AE">
          <w:rPr>
            <w:rFonts w:ascii="Helvetica Neue" w:eastAsia="Helvetica Neue" w:hAnsi="Helvetica Neue" w:cs="Helvetica Neue"/>
            <w:color w:val="000000"/>
            <w:sz w:val="21"/>
            <w:szCs w:val="21"/>
          </w:rPr>
          <w:t xml:space="preserve">therefore </w:t>
        </w:r>
      </w:ins>
      <w:r>
        <w:rPr>
          <w:rFonts w:ascii="Helvetica Neue" w:eastAsia="Helvetica Neue" w:hAnsi="Helvetica Neue" w:cs="Helvetica Neue"/>
          <w:color w:val="000000"/>
          <w:sz w:val="21"/>
          <w:szCs w:val="21"/>
        </w:rPr>
        <w:t>helps</w:t>
      </w:r>
      <w:ins w:id="86" w:author="Andreas Bjerregaard" w:date="2026-10-28T15:05:00Z" w16du:dateUtc="2026-10-28T14:05:00Z">
        <w:r w:rsidR="005723AE">
          <w:rPr>
            <w:rFonts w:ascii="Helvetica Neue" w:eastAsia="Helvetica Neue" w:hAnsi="Helvetica Neue" w:cs="Helvetica Neue"/>
            <w:color w:val="000000"/>
            <w:sz w:val="21"/>
            <w:szCs w:val="21"/>
          </w:rPr>
          <w:t xml:space="preserve"> the</w:t>
        </w:r>
      </w:ins>
      <w:r>
        <w:rPr>
          <w:rFonts w:ascii="Helvetica Neue" w:eastAsia="Helvetica Neue" w:hAnsi="Helvetica Neue" w:cs="Helvetica Neue"/>
          <w:color w:val="000000"/>
          <w:sz w:val="21"/>
          <w:szCs w:val="21"/>
        </w:rPr>
        <w:t xml:space="preserve"> patients</w:t>
      </w:r>
      <w:ins w:id="87" w:author="Andreas Bjerregaard" w:date="2026-10-28T15:05:00Z" w16du:dateUtc="2026-10-28T14:05:00Z">
        <w:r w:rsidR="005723AE">
          <w:rPr>
            <w:rFonts w:ascii="Helvetica Neue" w:eastAsia="Helvetica Neue" w:hAnsi="Helvetica Neue" w:cs="Helvetica Neue"/>
            <w:color w:val="000000"/>
            <w:sz w:val="21"/>
            <w:szCs w:val="21"/>
          </w:rPr>
          <w:t xml:space="preserve"> to</w:t>
        </w:r>
      </w:ins>
      <w:r>
        <w:rPr>
          <w:rFonts w:ascii="Helvetica Neue" w:eastAsia="Helvetica Neue" w:hAnsi="Helvetica Neue" w:cs="Helvetica Neue"/>
          <w:color w:val="000000"/>
          <w:sz w:val="21"/>
          <w:szCs w:val="21"/>
        </w:rPr>
        <w:t xml:space="preserve"> understand what</w:t>
      </w:r>
      <w:ins w:id="88" w:author="Andreas Bjerregaard" w:date="2026-10-28T15:05:00Z" w16du:dateUtc="2026-10-28T14:05:00Z">
        <w:r w:rsidR="005723AE">
          <w:rPr>
            <w:rFonts w:ascii="Helvetica Neue" w:eastAsia="Helvetica Neue" w:hAnsi="Helvetica Neue" w:cs="Helvetica Neue"/>
            <w:color w:val="000000"/>
            <w:sz w:val="21"/>
            <w:szCs w:val="21"/>
          </w:rPr>
          <w:t xml:space="preserve"> a</w:t>
        </w:r>
      </w:ins>
      <w:r>
        <w:rPr>
          <w:rFonts w:ascii="Helvetica Neue" w:eastAsia="Helvetica Neue" w:hAnsi="Helvetica Neue" w:cs="Helvetica Neue"/>
          <w:color w:val="000000"/>
          <w:sz w:val="21"/>
          <w:szCs w:val="21"/>
        </w:rPr>
        <w:t xml:space="preserve"> lighter, moderate, and heavier efforts actually feel like.</w:t>
      </w:r>
      <w:ins w:id="89" w:author="Andreas Bjerregaard" w:date="2026-10-28T15:05:00Z" w16du:dateUtc="2026-10-28T14:05:00Z">
        <w:r w:rsidR="005723AE" w:rsidRPr="005723AE">
          <w:rPr>
            <w:rFonts w:ascii="Helvetica Neue" w:eastAsia="Helvetica Neue" w:hAnsi="Helvetica Neue" w:cs="Helvetica Neue"/>
            <w:color w:val="000000"/>
            <w:sz w:val="21"/>
            <w:szCs w:val="21"/>
          </w:rPr>
          <w:t xml:space="preserve"> </w:t>
        </w:r>
      </w:ins>
      <w:moveToRangeStart w:id="90" w:author="Andreas Bjerregaard" w:date="2026-10-28T15:05:00Z" w:name="move244092334"/>
      <w:moveTo w:id="91" w:author="Andreas Bjerregaard" w:date="2026-10-28T15:05:00Z" w16du:dateUtc="2026-10-28T14:05:00Z">
        <w:r w:rsidR="005723AE">
          <w:rPr>
            <w:rFonts w:ascii="Helvetica Neue" w:eastAsia="Helvetica Neue" w:hAnsi="Helvetica Neue" w:cs="Helvetica Neue"/>
            <w:color w:val="000000"/>
            <w:sz w:val="21"/>
            <w:szCs w:val="21"/>
          </w:rPr>
          <w:t xml:space="preserve">This is called autoregulation. </w:t>
        </w:r>
        <w:del w:id="92" w:author="Andreas Bjerregaard" w:date="2026-10-28T16:15:00Z" w16du:dateUtc="2026-10-28T15:15:00Z">
          <w:r w:rsidR="005723AE" w:rsidDel="008A0859">
            <w:rPr>
              <w:rFonts w:ascii="Helvetica Neue" w:eastAsia="Helvetica Neue" w:hAnsi="Helvetica Neue" w:cs="Helvetica Neue"/>
              <w:color w:val="000000"/>
              <w:sz w:val="21"/>
              <w:szCs w:val="21"/>
            </w:rPr>
            <w:delText>We also find that seeing a</w:delText>
          </w:r>
        </w:del>
      </w:moveTo>
      <w:moveToRangeEnd w:id="90"/>
    </w:p>
    <w:p w14:paraId="00000011" w14:textId="3C7E9F49"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Imagine a patient who normally squats 60 kg at 0.80 m/s. On another day, the same load moves at only 0.</w:t>
      </w:r>
      <w:ins w:id="93" w:author="Andreas Bjerregaard" w:date="2026-10-28T16:16:00Z" w16du:dateUtc="2026-10-28T15:16:00Z">
        <w:r w:rsidR="00E628E6">
          <w:rPr>
            <w:rFonts w:ascii="Helvetica Neue" w:eastAsia="Helvetica Neue" w:hAnsi="Helvetica Neue" w:cs="Helvetica Neue"/>
            <w:color w:val="000000"/>
            <w:sz w:val="21"/>
            <w:szCs w:val="21"/>
          </w:rPr>
          <w:t>65</w:t>
        </w:r>
      </w:ins>
      <w:del w:id="94" w:author="Andreas Bjerregaard" w:date="2026-10-28T16:16:00Z" w16du:dateUtc="2026-10-28T15:16:00Z">
        <w:r w:rsidDel="00E628E6">
          <w:rPr>
            <w:rFonts w:ascii="Helvetica Neue" w:eastAsia="Helvetica Neue" w:hAnsi="Helvetica Neue" w:cs="Helvetica Neue"/>
            <w:color w:val="000000"/>
            <w:sz w:val="21"/>
            <w:szCs w:val="21"/>
          </w:rPr>
          <w:delText>70</w:delText>
        </w:r>
      </w:del>
      <w:r>
        <w:rPr>
          <w:rFonts w:ascii="Helvetica Neue" w:eastAsia="Helvetica Neue" w:hAnsi="Helvetica Neue" w:cs="Helvetica Neue"/>
          <w:color w:val="000000"/>
          <w:sz w:val="21"/>
          <w:szCs w:val="21"/>
        </w:rPr>
        <w:t xml:space="preserve"> m/s. That does not automatically mean </w:t>
      </w:r>
      <w:del w:id="95" w:author="Andreas Bjerregaard" w:date="2026-10-28T16:15:00Z" w16du:dateUtc="2026-10-28T15:15:00Z">
        <w:r w:rsidDel="00563758">
          <w:rPr>
            <w:rFonts w:ascii="Helvetica Neue" w:eastAsia="Helvetica Neue" w:hAnsi="Helvetica Neue" w:cs="Helvetica Neue"/>
            <w:color w:val="000000"/>
            <w:sz w:val="21"/>
            <w:szCs w:val="21"/>
          </w:rPr>
          <w:delText>something is wrong</w:delText>
        </w:r>
      </w:del>
      <w:ins w:id="96" w:author="Andreas Bjerregaard" w:date="2026-10-28T16:15:00Z" w16du:dateUtc="2026-10-28T15:15:00Z">
        <w:r w:rsidR="00563758">
          <w:rPr>
            <w:rFonts w:ascii="Helvetica Neue" w:eastAsia="Helvetica Neue" w:hAnsi="Helvetica Neue" w:cs="Helvetica Neue"/>
            <w:color w:val="000000"/>
            <w:sz w:val="21"/>
            <w:szCs w:val="21"/>
          </w:rPr>
          <w:t>that the patient is weaker</w:t>
        </w:r>
      </w:ins>
      <w:r>
        <w:rPr>
          <w:rFonts w:ascii="Helvetica Neue" w:eastAsia="Helvetica Neue" w:hAnsi="Helvetica Neue" w:cs="Helvetica Neue"/>
          <w:color w:val="000000"/>
          <w:sz w:val="21"/>
          <w:szCs w:val="21"/>
        </w:rPr>
        <w:t xml:space="preserve">, but it </w:t>
      </w:r>
      <w:r>
        <w:rPr>
          <w:rFonts w:ascii="Helvetica Neue" w:eastAsia="Helvetica Neue" w:hAnsi="Helvetica Neue" w:cs="Helvetica Neue"/>
          <w:color w:val="000000"/>
          <w:sz w:val="21"/>
          <w:szCs w:val="21"/>
        </w:rPr>
        <w:lastRenderedPageBreak/>
        <w:t>gives us a reason to check how the patient feels</w:t>
      </w:r>
      <w:ins w:id="97" w:author="Andreas Bjerregaard" w:date="2026-10-28T16:15:00Z" w16du:dateUtc="2026-10-28T15:15:00Z">
        <w:r w:rsidR="00E628E6">
          <w:rPr>
            <w:rFonts w:ascii="Helvetica Neue" w:eastAsia="Helvetica Neue" w:hAnsi="Helvetica Neue" w:cs="Helvetica Neue"/>
            <w:color w:val="000000"/>
            <w:sz w:val="21"/>
            <w:szCs w:val="21"/>
          </w:rPr>
          <w:t>,</w:t>
        </w:r>
      </w:ins>
      <w:r>
        <w:rPr>
          <w:rFonts w:ascii="Helvetica Neue" w:eastAsia="Helvetica Neue" w:hAnsi="Helvetica Neue" w:cs="Helvetica Neue"/>
          <w:color w:val="000000"/>
          <w:sz w:val="21"/>
          <w:szCs w:val="21"/>
        </w:rPr>
        <w:t xml:space="preserve"> and whether the planned session still makes sense. Rather than forcing the original load, we can adapt the training target</w:t>
      </w:r>
      <w:del w:id="98" w:author="Andreas Bjerregaard" w:date="2026-10-28T16:16:00Z" w16du:dateUtc="2026-10-28T15:16:00Z">
        <w:r w:rsidDel="00E628E6">
          <w:rPr>
            <w:rFonts w:ascii="Helvetica Neue" w:eastAsia="Helvetica Neue" w:hAnsi="Helvetica Neue" w:cs="Helvetica Neue"/>
            <w:color w:val="000000"/>
            <w:sz w:val="21"/>
            <w:szCs w:val="21"/>
          </w:rPr>
          <w:delText xml:space="preserve"> [2]</w:delText>
        </w:r>
      </w:del>
      <w:r>
        <w:rPr>
          <w:rFonts w:ascii="Helvetica Neue" w:eastAsia="Helvetica Neue" w:hAnsi="Helvetica Neue" w:cs="Helvetica Neue"/>
          <w:color w:val="000000"/>
          <w:sz w:val="21"/>
          <w:szCs w:val="21"/>
        </w:rPr>
        <w:t>.</w:t>
      </w:r>
    </w:p>
    <w:p w14:paraId="00000012" w14:textId="66AA9EE4" w:rsidR="00FC04E2" w:rsidDel="00E72679" w:rsidRDefault="00AC79B8">
      <w:pPr>
        <w:widowControl/>
        <w:spacing w:after="140" w:line="276" w:lineRule="auto"/>
        <w:rPr>
          <w:del w:id="99" w:author="Andreas Bjerregaard" w:date="2026-10-28T16:17:00Z" w16du:dateUtc="2026-10-28T15:17:00Z"/>
          <w:rFonts w:ascii="Helvetica Neue" w:eastAsia="Helvetica Neue" w:hAnsi="Helvetica Neue" w:cs="Helvetica Neue"/>
          <w:sz w:val="21"/>
          <w:szCs w:val="21"/>
        </w:rPr>
      </w:pPr>
      <w:commentRangeStart w:id="100"/>
      <w:del w:id="101" w:author="Andreas Bjerregaard" w:date="2026-10-28T16:17:00Z" w16du:dateUtc="2026-10-28T15:17:00Z">
        <w:r w:rsidDel="00E72679">
          <w:rPr>
            <w:rFonts w:ascii="Helvetica Neue" w:eastAsia="Helvetica Neue" w:hAnsi="Helvetica Neue" w:cs="Helvetica Neue"/>
            <w:sz w:val="21"/>
            <w:szCs w:val="21"/>
          </w:rPr>
          <w:delText xml:space="preserve">To make the application of these tools clearer, we have decided to </w:delText>
        </w:r>
      </w:del>
      <w:del w:id="102" w:author="Andreas Bjerregaard" w:date="2026-10-28T16:16:00Z" w16du:dateUtc="2026-10-28T15:16:00Z">
        <w:r w:rsidDel="00E72679">
          <w:rPr>
            <w:rFonts w:ascii="Helvetica Neue" w:eastAsia="Helvetica Neue" w:hAnsi="Helvetica Neue" w:cs="Helvetica Neue"/>
            <w:sz w:val="21"/>
            <w:szCs w:val="21"/>
          </w:rPr>
          <w:delText>centre</w:delText>
        </w:r>
      </w:del>
      <w:del w:id="103" w:author="Andreas Bjerregaard" w:date="2026-10-28T16:17:00Z" w16du:dateUtc="2026-10-28T15:17:00Z">
        <w:r w:rsidDel="00E72679">
          <w:rPr>
            <w:rFonts w:ascii="Helvetica Neue" w:eastAsia="Helvetica Neue" w:hAnsi="Helvetica Neue" w:cs="Helvetica Neue"/>
            <w:sz w:val="21"/>
            <w:szCs w:val="21"/>
          </w:rPr>
          <w:delText xml:space="preserve"> this blogpost on the squat as our preferred reference exercise. The same approach can later be applied to other exercises. </w:delText>
        </w:r>
      </w:del>
      <w:commentRangeEnd w:id="100"/>
      <w:r w:rsidR="00E72679">
        <w:rPr>
          <w:rStyle w:val="Kommentarhenvisning"/>
          <w:rFonts w:ascii="Helvetica Neue" w:eastAsia="Helvetica Neue" w:hAnsi="Helvetica Neue" w:cs="Helvetica Neue"/>
          <w:sz w:val="21"/>
          <w:szCs w:val="21"/>
        </w:rPr>
        <w:commentReference w:id="100"/>
      </w:r>
    </w:p>
    <w:p w14:paraId="00000013" w14:textId="77777777" w:rsidR="00FC04E2" w:rsidRDefault="00AC79B8">
      <w:pPr>
        <w:keepNext/>
        <w:widowControl/>
        <w:rPr>
          <w:rFonts w:ascii="Helvetica Neue" w:eastAsia="Helvetica Neue" w:hAnsi="Helvetica Neue" w:cs="Helvetica Neue"/>
          <w:b/>
          <w:bCs/>
          <w:color w:val="000000"/>
          <w:sz w:val="32"/>
          <w:szCs w:val="32"/>
        </w:rPr>
      </w:pPr>
      <w:r>
        <w:rPr>
          <w:rFonts w:ascii="Helvetica Neue" w:eastAsia="Helvetica Neue" w:hAnsi="Helvetica Neue" w:cs="Helvetica Neue"/>
          <w:b/>
          <w:bCs/>
          <w:color w:val="000000"/>
          <w:sz w:val="32"/>
          <w:szCs w:val="32"/>
        </w:rPr>
        <w:t>Which velocity metrics do we look at?</w:t>
      </w:r>
    </w:p>
    <w:p w14:paraId="00000014" w14:textId="77777777" w:rsidR="00FC04E2" w:rsidRDefault="00FC04E2">
      <w:pPr>
        <w:keepNext/>
        <w:widowControl/>
        <w:rPr>
          <w:rFonts w:ascii="Helvetica Neue" w:eastAsia="Helvetica Neue" w:hAnsi="Helvetica Neue" w:cs="Helvetica Neue"/>
          <w:b/>
          <w:bCs/>
          <w:sz w:val="32"/>
          <w:szCs w:val="32"/>
        </w:rPr>
      </w:pPr>
    </w:p>
    <w:p w14:paraId="00000015" w14:textId="77777777" w:rsidR="00FC04E2" w:rsidRDefault="00AC79B8">
      <w:pPr>
        <w:widowControl/>
        <w:spacing w:after="140" w:line="276"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To keep this easy to follow, we explain these metrics using the squat as our reference exercise. The same ideas apply later to other lifts, but the squat makes the phases of the movement clearer.</w:t>
      </w:r>
    </w:p>
    <w:p w14:paraId="00000016" w14:textId="370B17D0" w:rsidR="00FC04E2" w:rsidRDefault="00AC79B8">
      <w:pPr>
        <w:widowControl/>
        <w:spacing w:after="140" w:line="276" w:lineRule="auto"/>
        <w:rPr>
          <w:rFonts w:ascii="Helvetica Neue" w:eastAsia="Helvetica Neue" w:hAnsi="Helvetica Neue" w:cs="Helvetica Neue"/>
          <w:color w:val="000000"/>
          <w:sz w:val="21"/>
          <w:szCs w:val="21"/>
        </w:rPr>
      </w:pPr>
      <w:del w:id="104" w:author="Andreas Bjerregaard" w:date="2026-10-28T16:17:00Z" w16du:dateUtc="2026-10-28T15:17:00Z">
        <w:r w:rsidDel="00E72679">
          <w:rPr>
            <w:rFonts w:ascii="Helvetica Neue" w:eastAsia="Helvetica Neue" w:hAnsi="Helvetica Neue" w:cs="Helvetica Neue"/>
            <w:color w:val="000000"/>
            <w:sz w:val="21"/>
            <w:szCs w:val="21"/>
          </w:rPr>
          <w:delText>Three velocity</w:delText>
        </w:r>
      </w:del>
      <w:ins w:id="105" w:author="Andreas Bjerregaard" w:date="2026-10-28T16:17:00Z" w16du:dateUtc="2026-10-28T15:17:00Z">
        <w:r w:rsidR="00E72679">
          <w:rPr>
            <w:rFonts w:ascii="Helvetica Neue" w:eastAsia="Helvetica Neue" w:hAnsi="Helvetica Neue" w:cs="Helvetica Neue"/>
            <w:color w:val="000000"/>
            <w:sz w:val="21"/>
            <w:szCs w:val="21"/>
          </w:rPr>
          <w:t>Three</w:t>
        </w:r>
      </w:ins>
      <w:r>
        <w:rPr>
          <w:rFonts w:ascii="Helvetica Neue" w:eastAsia="Helvetica Neue" w:hAnsi="Helvetica Neue" w:cs="Helvetica Neue"/>
          <w:color w:val="000000"/>
          <w:sz w:val="21"/>
          <w:szCs w:val="21"/>
        </w:rPr>
        <w:t xml:space="preserve"> metrics are particularly relevant when applying VBT:</w:t>
      </w:r>
    </w:p>
    <w:p w14:paraId="00000017" w14:textId="77777777" w:rsidR="00FC04E2" w:rsidRDefault="00AC79B8">
      <w:pPr>
        <w:widowControl/>
        <w:numPr>
          <w:ilvl w:val="0"/>
          <w:numId w:val="5"/>
        </w:numPr>
        <w:tabs>
          <w:tab w:val="left" w:pos="1324"/>
        </w:tabs>
        <w:spacing w:line="276" w:lineRule="auto"/>
        <w:rPr>
          <w:rFonts w:ascii="Helvetica Neue" w:eastAsia="Helvetica Neue" w:hAnsi="Helvetica Neue" w:cs="Helvetica Neue"/>
          <w:color w:val="000000"/>
          <w:sz w:val="21"/>
          <w:szCs w:val="21"/>
        </w:rPr>
      </w:pPr>
      <w:r>
        <w:rPr>
          <w:rFonts w:ascii="Helvetica Neue" w:eastAsia="Helvetica Neue" w:hAnsi="Helvetica Neue" w:cs="Helvetica Neue"/>
          <w:b/>
          <w:bCs/>
          <w:color w:val="000000"/>
          <w:sz w:val="21"/>
          <w:szCs w:val="21"/>
        </w:rPr>
        <w:t xml:space="preserve">Peak velocity: </w:t>
      </w:r>
      <w:r>
        <w:rPr>
          <w:rFonts w:ascii="Helvetica Neue" w:eastAsia="Helvetica Neue" w:hAnsi="Helvetica Neue" w:cs="Helvetica Neue"/>
          <w:color w:val="000000"/>
          <w:sz w:val="21"/>
          <w:szCs w:val="21"/>
        </w:rPr>
        <w:t>This is the highest speed reached during the upward movement of the squat. It tells us how fast the barbell moved at its fastest point.</w:t>
      </w:r>
      <w:commentRangeStart w:id="106"/>
    </w:p>
    <w:commentRangeEnd w:id="106"/>
    <w:p w14:paraId="00000018" w14:textId="1ED29F4E" w:rsidR="00FC04E2" w:rsidRDefault="00AC79B8">
      <w:pPr>
        <w:widowControl/>
        <w:numPr>
          <w:ilvl w:val="0"/>
          <w:numId w:val="5"/>
        </w:numPr>
        <w:tabs>
          <w:tab w:val="left" w:pos="1324"/>
        </w:tabs>
        <w:spacing w:line="276" w:lineRule="auto"/>
        <w:rPr>
          <w:rFonts w:ascii="Helvetica Neue" w:eastAsia="Helvetica Neue" w:hAnsi="Helvetica Neue" w:cs="Helvetica Neue"/>
          <w:color w:val="000000"/>
          <w:sz w:val="21"/>
          <w:szCs w:val="21"/>
        </w:rPr>
      </w:pPr>
      <w:r>
        <w:rPr>
          <w:rStyle w:val="Kommentarhenvisning"/>
          <w:rFonts w:ascii="Helvetica Neue" w:eastAsia="Helvetica Neue" w:hAnsi="Helvetica Neue" w:cs="Helvetica Neue"/>
          <w:b/>
          <w:bCs/>
          <w:color w:val="000000"/>
          <w:sz w:val="21"/>
          <w:szCs w:val="21"/>
        </w:rPr>
        <w:commentReference w:id="106"/>
      </w:r>
      <w:r>
        <w:rPr>
          <w:rFonts w:ascii="Helvetica Neue" w:eastAsia="Helvetica Neue" w:hAnsi="Helvetica Neue" w:cs="Helvetica Neue"/>
          <w:b/>
          <w:bCs/>
          <w:color w:val="000000"/>
          <w:sz w:val="21"/>
          <w:szCs w:val="21"/>
        </w:rPr>
        <w:t xml:space="preserve">Mean velocity: </w:t>
      </w:r>
      <w:r>
        <w:rPr>
          <w:rFonts w:ascii="Helvetica Neue" w:eastAsia="Helvetica Neue" w:hAnsi="Helvetica Neue" w:cs="Helvetica Neue"/>
          <w:color w:val="000000"/>
          <w:sz w:val="21"/>
          <w:szCs w:val="21"/>
        </w:rPr>
        <w:t>This is the mean speed throughout the entire upward movement, from the bottom of the squat until we reach standing. It includes both acceleration</w:t>
      </w:r>
      <w:ins w:id="107" w:author="Andreas Bjerregaard" w:date="2026-10-28T16:18:00Z" w16du:dateUtc="2026-10-28T15:18:00Z">
        <w:r w:rsidR="00E72679">
          <w:rPr>
            <w:rFonts w:ascii="Helvetica Neue" w:eastAsia="Helvetica Neue" w:hAnsi="Helvetica Neue" w:cs="Helvetica Neue"/>
            <w:color w:val="000000"/>
            <w:sz w:val="21"/>
            <w:szCs w:val="21"/>
          </w:rPr>
          <w:t>,</w:t>
        </w:r>
      </w:ins>
      <w:r>
        <w:rPr>
          <w:rFonts w:ascii="Helvetica Neue" w:eastAsia="Helvetica Neue" w:hAnsi="Helvetica Neue" w:cs="Helvetica Neue"/>
          <w:color w:val="000000"/>
          <w:sz w:val="21"/>
          <w:szCs w:val="21"/>
        </w:rPr>
        <w:t xml:space="preserve"> and</w:t>
      </w:r>
      <w:ins w:id="108" w:author="Andreas Bjerregaard" w:date="2026-10-28T16:18:00Z" w16du:dateUtc="2026-10-28T15:18:00Z">
        <w:r w:rsidR="00E72679">
          <w:rPr>
            <w:rFonts w:ascii="Helvetica Neue" w:eastAsia="Helvetica Neue" w:hAnsi="Helvetica Neue" w:cs="Helvetica Neue"/>
            <w:color w:val="000000"/>
            <w:sz w:val="21"/>
            <w:szCs w:val="21"/>
          </w:rPr>
          <w:t xml:space="preserve"> the</w:t>
        </w:r>
      </w:ins>
      <w:r>
        <w:rPr>
          <w:rFonts w:ascii="Helvetica Neue" w:eastAsia="Helvetica Neue" w:hAnsi="Helvetica Neue" w:cs="Helvetica Neue"/>
          <w:color w:val="000000"/>
          <w:sz w:val="21"/>
          <w:szCs w:val="21"/>
        </w:rPr>
        <w:t xml:space="preserve"> </w:t>
      </w:r>
      <w:del w:id="109" w:author="Andreas Bjerregaard" w:date="2026-10-28T16:19:00Z" w16du:dateUtc="2026-10-28T15:19:00Z">
        <w:r w:rsidDel="00BB6DD6">
          <w:rPr>
            <w:rFonts w:ascii="Helvetica Neue" w:eastAsia="Helvetica Neue" w:hAnsi="Helvetica Neue" w:cs="Helvetica Neue"/>
            <w:color w:val="000000"/>
            <w:sz w:val="21"/>
            <w:szCs w:val="21"/>
          </w:rPr>
          <w:delText xml:space="preserve">deceleration </w:delText>
        </w:r>
      </w:del>
      <w:ins w:id="110" w:author="Andreas Bjerregaard" w:date="2026-10-28T16:19:00Z" w16du:dateUtc="2026-10-28T15:19:00Z">
        <w:r w:rsidR="00BB6DD6">
          <w:rPr>
            <w:rFonts w:ascii="Helvetica Neue" w:eastAsia="Helvetica Neue" w:hAnsi="Helvetica Neue" w:cs="Helvetica Neue"/>
            <w:color w:val="000000"/>
            <w:sz w:val="21"/>
            <w:szCs w:val="21"/>
          </w:rPr>
          <w:t>braking</w:t>
        </w:r>
        <w:r w:rsidR="00BB6DD6">
          <w:rPr>
            <w:rFonts w:ascii="Helvetica Neue" w:eastAsia="Helvetica Neue" w:hAnsi="Helvetica Neue" w:cs="Helvetica Neue"/>
            <w:color w:val="000000"/>
            <w:sz w:val="21"/>
            <w:szCs w:val="21"/>
          </w:rPr>
          <w:t xml:space="preserve"> </w:t>
        </w:r>
      </w:ins>
      <w:ins w:id="111" w:author="Andreas Bjerregaard" w:date="2026-10-28T16:18:00Z" w16du:dateUtc="2026-10-28T15:18:00Z">
        <w:r w:rsidR="00E72679">
          <w:rPr>
            <w:rFonts w:ascii="Helvetica Neue" w:eastAsia="Helvetica Neue" w:hAnsi="Helvetica Neue" w:cs="Helvetica Neue"/>
            <w:color w:val="000000"/>
            <w:sz w:val="21"/>
            <w:szCs w:val="21"/>
          </w:rPr>
          <w:t xml:space="preserve">phase, </w:t>
        </w:r>
      </w:ins>
      <w:r>
        <w:rPr>
          <w:rFonts w:ascii="Helvetica Neue" w:eastAsia="Helvetica Neue" w:hAnsi="Helvetica Neue" w:cs="Helvetica Neue"/>
          <w:color w:val="000000"/>
          <w:sz w:val="21"/>
          <w:szCs w:val="21"/>
        </w:rPr>
        <w:t>just before standing position.</w:t>
      </w:r>
    </w:p>
    <w:p w14:paraId="00000019" w14:textId="2AA8535C" w:rsidR="00FC04E2" w:rsidRDefault="00AC79B8">
      <w:pPr>
        <w:widowControl/>
        <w:numPr>
          <w:ilvl w:val="0"/>
          <w:numId w:val="5"/>
        </w:numPr>
        <w:tabs>
          <w:tab w:val="left" w:pos="1324"/>
        </w:tabs>
        <w:spacing w:after="140" w:line="276" w:lineRule="auto"/>
        <w:rPr>
          <w:rFonts w:ascii="Helvetica Neue" w:eastAsia="Helvetica Neue" w:hAnsi="Helvetica Neue" w:cs="Helvetica Neue"/>
          <w:color w:val="000000"/>
          <w:sz w:val="21"/>
          <w:szCs w:val="21"/>
        </w:rPr>
      </w:pPr>
      <w:r>
        <w:rPr>
          <w:rFonts w:ascii="Helvetica Neue" w:eastAsia="Helvetica Neue" w:hAnsi="Helvetica Neue" w:cs="Helvetica Neue"/>
          <w:b/>
          <w:bCs/>
          <w:color w:val="000000"/>
          <w:sz w:val="21"/>
          <w:szCs w:val="21"/>
        </w:rPr>
        <w:t xml:space="preserve">Mean propulsive velocity: </w:t>
      </w:r>
      <w:r>
        <w:rPr>
          <w:rFonts w:ascii="Helvetica Neue" w:eastAsia="Helvetica Neue" w:hAnsi="Helvetica Neue" w:cs="Helvetica Neue"/>
          <w:color w:val="000000"/>
          <w:sz w:val="21"/>
          <w:szCs w:val="21"/>
        </w:rPr>
        <w:t>This is the mean speed during the propulsive portion of the upward movement. Unlike concentric mean velocity, it excludes the final braking phase, when you slow the movement down</w:t>
      </w:r>
      <w:ins w:id="112" w:author="Andreas Bjerregaard" w:date="2026-10-28T16:19:00Z" w16du:dateUtc="2026-10-28T15:19:00Z">
        <w:r w:rsidR="00BB6DD6">
          <w:rPr>
            <w:rFonts w:ascii="Helvetica Neue" w:eastAsia="Helvetica Neue" w:hAnsi="Helvetica Neue" w:cs="Helvetica Neue"/>
            <w:color w:val="000000"/>
            <w:sz w:val="21"/>
            <w:szCs w:val="21"/>
          </w:rPr>
          <w:t>,</w:t>
        </w:r>
      </w:ins>
      <w:r>
        <w:rPr>
          <w:rFonts w:ascii="Helvetica Neue" w:eastAsia="Helvetica Neue" w:hAnsi="Helvetica Neue" w:cs="Helvetica Neue"/>
          <w:color w:val="000000"/>
          <w:sz w:val="21"/>
          <w:szCs w:val="21"/>
        </w:rPr>
        <w:t xml:space="preserve"> as you approach the standing position in a squat. </w:t>
      </w:r>
      <w:commentRangeStart w:id="113"/>
      <w:del w:id="114" w:author="Andreas Bjerregaard" w:date="2026-10-28T16:20:00Z" w16du:dateUtc="2026-10-28T15:20:00Z">
        <w:r w:rsidDel="00322D65">
          <w:rPr>
            <w:rFonts w:ascii="Helvetica Neue" w:eastAsia="Helvetica Neue" w:hAnsi="Helvetica Neue" w:cs="Helvetica Neue"/>
            <w:color w:val="000000"/>
            <w:sz w:val="21"/>
            <w:szCs w:val="21"/>
          </w:rPr>
          <w:delText>This metric is a bit harder to grasp at first, but it</w:delText>
        </w:r>
      </w:del>
      <w:ins w:id="115" w:author="Andreas Bjerregaard" w:date="2026-10-28T16:20:00Z" w16du:dateUtc="2026-10-28T15:20:00Z">
        <w:r w:rsidR="00322D65">
          <w:rPr>
            <w:rFonts w:ascii="Helvetica Neue" w:eastAsia="Helvetica Neue" w:hAnsi="Helvetica Neue" w:cs="Helvetica Neue"/>
            <w:color w:val="000000"/>
            <w:sz w:val="21"/>
            <w:szCs w:val="21"/>
          </w:rPr>
          <w:t>This</w:t>
        </w:r>
      </w:ins>
      <w:r>
        <w:rPr>
          <w:rFonts w:ascii="Helvetica Neue" w:eastAsia="Helvetica Neue" w:hAnsi="Helvetica Neue" w:cs="Helvetica Neue"/>
          <w:color w:val="000000"/>
          <w:sz w:val="21"/>
          <w:szCs w:val="21"/>
        </w:rPr>
        <w:t xml:space="preserve"> can be very useful in the intermediate phases of rehab to tell apart two athletes who look similar on mean velocity yet have different levels of strength.</w:t>
      </w:r>
      <w:commentRangeEnd w:id="113"/>
      <w:r w:rsidR="009D2E73">
        <w:rPr>
          <w:rStyle w:val="Kommentarhenvisning"/>
          <w:rFonts w:ascii="Helvetica Neue" w:eastAsia="Helvetica Neue" w:hAnsi="Helvetica Neue" w:cs="Helvetica Neue"/>
          <w:color w:val="000000"/>
          <w:sz w:val="21"/>
          <w:szCs w:val="21"/>
        </w:rPr>
        <w:commentReference w:id="113"/>
      </w:r>
    </w:p>
    <w:p w14:paraId="0000001A" w14:textId="77777777" w:rsidR="00FC04E2" w:rsidRDefault="00FC04E2">
      <w:pPr>
        <w:spacing w:before="300" w:after="120" w:line="24" w:lineRule="auto"/>
        <w:rPr>
          <w:rFonts w:ascii="Calibri" w:eastAsia="Calibri" w:hAnsi="Calibri" w:cs="Calibri"/>
          <w:b/>
          <w:bCs/>
          <w:sz w:val="32"/>
          <w:szCs w:val="32"/>
        </w:rPr>
      </w:pPr>
    </w:p>
    <w:p w14:paraId="0000001B" w14:textId="77777777" w:rsidR="00FC04E2" w:rsidRDefault="00AC79B8">
      <w:pPr>
        <w:spacing w:before="300" w:after="120" w:line="24" w:lineRule="auto"/>
        <w:rPr>
          <w:rFonts w:ascii="Calibri" w:eastAsia="Calibri" w:hAnsi="Calibri" w:cs="Calibri"/>
          <w:b/>
          <w:bCs/>
          <w:sz w:val="32"/>
          <w:szCs w:val="32"/>
        </w:rPr>
      </w:pPr>
      <w:r>
        <w:rPr>
          <w:rFonts w:ascii="Calibri" w:eastAsia="Calibri" w:hAnsi="Calibri" w:cs="Calibri"/>
          <w:b/>
          <w:bCs/>
          <w:sz w:val="32"/>
          <w:szCs w:val="32"/>
        </w:rPr>
        <w:t xml:space="preserve">Three uses of VBT in ACL rehab: </w:t>
      </w:r>
    </w:p>
    <w:p w14:paraId="0000001C" w14:textId="77777777" w:rsidR="00FC04E2" w:rsidRDefault="00AC79B8">
      <w:pPr>
        <w:spacing w:before="300" w:after="120" w:line="24" w:lineRule="auto"/>
        <w:rPr>
          <w:rFonts w:ascii="Calibri" w:eastAsia="Calibri" w:hAnsi="Calibri" w:cs="Calibri"/>
          <w:b/>
          <w:bCs/>
          <w:sz w:val="32"/>
          <w:szCs w:val="32"/>
        </w:rPr>
      </w:pPr>
      <w:r>
        <w:rPr>
          <w:rFonts w:ascii="Calibri" w:eastAsia="Calibri" w:hAnsi="Calibri" w:cs="Calibri"/>
          <w:b/>
          <w:bCs/>
          <w:sz w:val="32"/>
          <w:szCs w:val="32"/>
        </w:rPr>
        <w:t>Assessment, monitoring and load adjustment</w:t>
      </w:r>
    </w:p>
    <w:p w14:paraId="0000001D" w14:textId="77777777" w:rsidR="00FC04E2" w:rsidRDefault="00FC04E2">
      <w:pPr>
        <w:spacing w:before="300" w:after="120" w:line="24" w:lineRule="auto"/>
        <w:rPr>
          <w:rFonts w:ascii="Calibri" w:eastAsia="Calibri" w:hAnsi="Calibri" w:cs="Calibri"/>
          <w:b/>
          <w:bCs/>
          <w:sz w:val="32"/>
          <w:szCs w:val="32"/>
        </w:rPr>
      </w:pPr>
    </w:p>
    <w:p w14:paraId="0000001E" w14:textId="77777777"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Over time, we found that velocity is useful not only for choosing the load, but also for deciding what kind of session to deliver. A simple reference squat can act as a daily “thermometer”: the same exercise, the same load, and the same velocity metric, compared with previous sessions.</w:t>
      </w:r>
    </w:p>
    <w:p w14:paraId="0000001F" w14:textId="07101406"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 xml:space="preserve">In our </w:t>
      </w:r>
      <w:del w:id="116" w:author="Andreas Bjerregaard" w:date="2026-10-28T16:23:00Z" w16du:dateUtc="2026-10-28T15:23:00Z">
        <w:r w:rsidDel="001F4960">
          <w:rPr>
            <w:rFonts w:ascii="Helvetica Neue" w:eastAsia="Helvetica Neue" w:hAnsi="Helvetica Neue" w:cs="Helvetica Neue"/>
            <w:color w:val="000000"/>
            <w:sz w:val="21"/>
            <w:szCs w:val="21"/>
          </w:rPr>
          <w:delText>practice</w:delText>
        </w:r>
      </w:del>
      <w:ins w:id="117" w:author="Andreas Bjerregaard" w:date="2026-10-28T16:23:00Z" w16du:dateUtc="2026-10-28T15:23:00Z">
        <w:r w:rsidR="003A4CBE">
          <w:rPr>
            <w:rFonts w:ascii="Helvetica Neue" w:eastAsia="Helvetica Neue" w:hAnsi="Helvetica Neue" w:cs="Helvetica Neue"/>
            <w:color w:val="000000"/>
            <w:sz w:val="21"/>
            <w:szCs w:val="21"/>
          </w:rPr>
          <w:t xml:space="preserve">clinical </w:t>
        </w:r>
        <w:r w:rsidR="001F4960">
          <w:rPr>
            <w:rFonts w:ascii="Helvetica Neue" w:eastAsia="Helvetica Neue" w:hAnsi="Helvetica Neue" w:cs="Helvetica Neue"/>
            <w:color w:val="000000"/>
            <w:sz w:val="21"/>
            <w:szCs w:val="21"/>
          </w:rPr>
          <w:t>experience</w:t>
        </w:r>
      </w:ins>
      <w:r>
        <w:rPr>
          <w:rFonts w:ascii="Helvetica Neue" w:eastAsia="Helvetica Neue" w:hAnsi="Helvetica Neue" w:cs="Helvetica Neue"/>
          <w:color w:val="000000"/>
          <w:sz w:val="21"/>
          <w:szCs w:val="21"/>
        </w:rPr>
        <w:t xml:space="preserve">, VBT has three complementary </w:t>
      </w:r>
      <w:del w:id="118" w:author="Andreas Bjerregaard" w:date="2026-10-28T16:24:00Z" w16du:dateUtc="2026-10-28T15:24:00Z">
        <w:r w:rsidDel="0027217D">
          <w:rPr>
            <w:rFonts w:ascii="Helvetica Neue" w:eastAsia="Helvetica Neue" w:hAnsi="Helvetica Neue" w:cs="Helvetica Neue"/>
            <w:color w:val="000000"/>
            <w:sz w:val="21"/>
            <w:szCs w:val="21"/>
          </w:rPr>
          <w:delText xml:space="preserve">uses </w:delText>
        </w:r>
      </w:del>
      <w:ins w:id="119" w:author="Andreas Bjerregaard" w:date="2026-10-28T16:24:00Z" w16du:dateUtc="2026-10-28T15:24:00Z">
        <w:r w:rsidR="0027217D">
          <w:rPr>
            <w:rFonts w:ascii="Helvetica Neue" w:eastAsia="Helvetica Neue" w:hAnsi="Helvetica Neue" w:cs="Helvetica Neue"/>
            <w:color w:val="000000"/>
            <w:sz w:val="21"/>
            <w:szCs w:val="21"/>
          </w:rPr>
          <w:t>purpose</w:t>
        </w:r>
        <w:r w:rsidR="0027217D">
          <w:rPr>
            <w:rFonts w:ascii="Helvetica Neue" w:eastAsia="Helvetica Neue" w:hAnsi="Helvetica Neue" w:cs="Helvetica Neue"/>
            <w:color w:val="000000"/>
            <w:sz w:val="21"/>
            <w:szCs w:val="21"/>
          </w:rPr>
          <w:t xml:space="preserve"> </w:t>
        </w:r>
      </w:ins>
      <w:r>
        <w:rPr>
          <w:rFonts w:ascii="Helvetica Neue" w:eastAsia="Helvetica Neue" w:hAnsi="Helvetica Neue" w:cs="Helvetica Neue"/>
          <w:color w:val="000000"/>
          <w:sz w:val="21"/>
          <w:szCs w:val="21"/>
        </w:rPr>
        <w:t>that work together from one session to the next</w:t>
      </w:r>
      <w:ins w:id="120" w:author="Andreas Bjerregaard" w:date="2026-10-28T16:25:00Z" w16du:dateUtc="2026-10-28T15:25:00Z">
        <w:r w:rsidR="008D6E98">
          <w:rPr>
            <w:rFonts w:ascii="Helvetica Neue" w:eastAsia="Helvetica Neue" w:hAnsi="Helvetica Neue" w:cs="Helvetica Neue"/>
            <w:color w:val="000000"/>
            <w:sz w:val="21"/>
            <w:szCs w:val="21"/>
          </w:rPr>
          <w:t>: Assessment, monitoring and load adjustment</w:t>
        </w:r>
      </w:ins>
      <w:del w:id="121" w:author="Andreas Bjerregaard" w:date="2026-10-28T16:25:00Z" w16du:dateUtc="2026-10-28T15:25:00Z">
        <w:r w:rsidDel="008D6E98">
          <w:rPr>
            <w:rFonts w:ascii="Helvetica Neue" w:eastAsia="Helvetica Neue" w:hAnsi="Helvetica Neue" w:cs="Helvetica Neue"/>
            <w:color w:val="000000"/>
            <w:sz w:val="21"/>
            <w:szCs w:val="21"/>
          </w:rPr>
          <w:delText>.</w:delText>
        </w:r>
      </w:del>
    </w:p>
    <w:p w14:paraId="00000020" w14:textId="11E17598" w:rsidR="00FC04E2" w:rsidRDefault="00AC79B8">
      <w:pPr>
        <w:widowControl/>
        <w:spacing w:after="140" w:line="276" w:lineRule="auto"/>
        <w:rPr>
          <w:rFonts w:ascii="Helvetica Neue" w:eastAsia="Helvetica Neue" w:hAnsi="Helvetica Neue" w:cs="Helvetica Neue"/>
          <w:color w:val="000000"/>
          <w:sz w:val="21"/>
          <w:szCs w:val="21"/>
        </w:rPr>
      </w:pPr>
      <w:commentRangeStart w:id="122"/>
      <w:commentRangeStart w:id="123"/>
      <w:del w:id="124" w:author="Andreas Bjerregaard" w:date="2026-10-28T16:24:00Z" w16du:dateUtc="2026-10-28T15:24:00Z">
        <w:r w:rsidRPr="004670EB" w:rsidDel="0027217D">
          <w:rPr>
            <w:rFonts w:ascii="Helvetica Neue" w:eastAsia="Helvetica Neue" w:hAnsi="Helvetica Neue" w:cs="Helvetica Neue"/>
            <w:b/>
            <w:bCs/>
            <w:color w:val="000000"/>
            <w:sz w:val="21"/>
            <w:szCs w:val="21"/>
            <w:rPrChange w:id="125" w:author="Andreas Bjerregaard" w:date="2026-10-28T16:22:00Z" w16du:dateUtc="2026-10-28T15:22:00Z">
              <w:rPr>
                <w:rFonts w:ascii="Helvetica Neue" w:eastAsia="Helvetica Neue" w:hAnsi="Helvetica Neue" w:cs="Helvetica Neue"/>
                <w:color w:val="000000"/>
                <w:sz w:val="21"/>
                <w:szCs w:val="21"/>
              </w:rPr>
            </w:rPrChange>
          </w:rPr>
          <w:delText xml:space="preserve">Use </w:delText>
        </w:r>
        <w:r w:rsidRPr="004670EB" w:rsidDel="008D6E98">
          <w:rPr>
            <w:rFonts w:ascii="Helvetica Neue" w:eastAsia="Helvetica Neue" w:hAnsi="Helvetica Neue" w:cs="Helvetica Neue"/>
            <w:b/>
            <w:bCs/>
            <w:color w:val="000000"/>
            <w:sz w:val="21"/>
            <w:szCs w:val="21"/>
            <w:rPrChange w:id="126" w:author="Andreas Bjerregaard" w:date="2026-10-28T16:22:00Z" w16du:dateUtc="2026-10-28T15:22:00Z">
              <w:rPr>
                <w:rFonts w:ascii="Helvetica Neue" w:eastAsia="Helvetica Neue" w:hAnsi="Helvetica Neue" w:cs="Helvetica Neue"/>
                <w:color w:val="000000"/>
                <w:sz w:val="21"/>
                <w:szCs w:val="21"/>
              </w:rPr>
            </w:rPrChange>
          </w:rPr>
          <w:delText>1</w:delText>
        </w:r>
        <w:r w:rsidDel="008D6E98">
          <w:rPr>
            <w:rFonts w:ascii="Helvetica Neue" w:eastAsia="Helvetica Neue" w:hAnsi="Helvetica Neue" w:cs="Helvetica Neue"/>
            <w:color w:val="000000"/>
            <w:sz w:val="21"/>
            <w:szCs w:val="21"/>
          </w:rPr>
          <w:delText xml:space="preserve"> </w:delText>
        </w:r>
        <w:commentRangeEnd w:id="123"/>
        <w:r w:rsidR="001F4960" w:rsidDel="008D6E98">
          <w:rPr>
            <w:rStyle w:val="Kommentarhenvisning"/>
            <w:rFonts w:ascii="Helvetica Neue" w:eastAsia="Helvetica Neue" w:hAnsi="Helvetica Neue" w:cs="Helvetica Neue"/>
            <w:color w:val="000000"/>
            <w:sz w:val="21"/>
            <w:szCs w:val="21"/>
          </w:rPr>
          <w:commentReference w:id="123"/>
        </w:r>
        <w:r w:rsidDel="008D6E98">
          <w:rPr>
            <w:rFonts w:ascii="Helvetica Neue" w:eastAsia="Helvetica Neue" w:hAnsi="Helvetica Neue" w:cs="Helvetica Neue"/>
            <w:color w:val="000000"/>
            <w:sz w:val="21"/>
            <w:szCs w:val="21"/>
          </w:rPr>
          <w:delText xml:space="preserve">· </w:delText>
        </w:r>
      </w:del>
      <w:r w:rsidRPr="008D6E98">
        <w:rPr>
          <w:rFonts w:ascii="Helvetica Neue" w:eastAsia="Helvetica Neue" w:hAnsi="Helvetica Neue" w:cs="Helvetica Neue"/>
          <w:b/>
          <w:bCs/>
          <w:color w:val="000000"/>
          <w:sz w:val="21"/>
          <w:szCs w:val="21"/>
          <w:rPrChange w:id="127" w:author="Andreas Bjerregaard" w:date="2026-10-28T16:25:00Z" w16du:dateUtc="2026-10-28T15:25:00Z">
            <w:rPr>
              <w:rFonts w:ascii="Helvetica Neue" w:eastAsia="Helvetica Neue" w:hAnsi="Helvetica Neue" w:cs="Helvetica Neue"/>
              <w:color w:val="000000"/>
              <w:sz w:val="21"/>
              <w:szCs w:val="21"/>
            </w:rPr>
          </w:rPrChange>
        </w:rPr>
        <w:t>Assessment</w:t>
      </w:r>
      <w:ins w:id="128" w:author="Andreas Bjerregaard" w:date="2026-10-28T16:25:00Z" w16du:dateUtc="2026-10-28T15:25:00Z">
        <w:r w:rsidR="008D6E98">
          <w:rPr>
            <w:rFonts w:ascii="Helvetica Neue" w:eastAsia="Helvetica Neue" w:hAnsi="Helvetica Neue" w:cs="Helvetica Neue"/>
            <w:color w:val="000000"/>
            <w:sz w:val="21"/>
            <w:szCs w:val="21"/>
          </w:rPr>
          <w:t>:</w:t>
        </w:r>
      </w:ins>
      <w:del w:id="129" w:author="Andreas Bjerregaard" w:date="2026-10-28T16:25:00Z" w16du:dateUtc="2026-10-28T15:25:00Z">
        <w:r w:rsidDel="008D6E98">
          <w:rPr>
            <w:rFonts w:ascii="Helvetica Neue" w:eastAsia="Helvetica Neue" w:hAnsi="Helvetica Neue" w:cs="Helvetica Neue"/>
            <w:color w:val="000000"/>
            <w:sz w:val="21"/>
            <w:szCs w:val="21"/>
          </w:rPr>
          <w:delText>.</w:delText>
        </w:r>
      </w:del>
      <w:r>
        <w:rPr>
          <w:rFonts w:ascii="Helvetica Neue" w:eastAsia="Helvetica Neue" w:hAnsi="Helvetica Neue" w:cs="Helvetica Neue"/>
          <w:color w:val="000000"/>
          <w:sz w:val="21"/>
          <w:szCs w:val="21"/>
        </w:rPr>
        <w:t xml:space="preserve"> We build an individual load–velocity profile, usually from the squat, to understand how that patient moves across a range </w:t>
      </w:r>
      <w:del w:id="130" w:author="Andreas Bjerregaard" w:date="2026-10-28T16:26:00Z" w16du:dateUtc="2026-10-28T15:26:00Z">
        <w:r w:rsidDel="008D6E98">
          <w:rPr>
            <w:rFonts w:ascii="Helvetica Neue" w:eastAsia="Helvetica Neue" w:hAnsi="Helvetica Neue" w:cs="Helvetica Neue"/>
            <w:color w:val="000000"/>
            <w:sz w:val="21"/>
            <w:szCs w:val="21"/>
          </w:rPr>
          <w:delText xml:space="preserve">of </w:delText>
        </w:r>
      </w:del>
      <w:ins w:id="131" w:author="Andreas Bjerregaard" w:date="2026-10-28T16:26:00Z" w16du:dateUtc="2026-10-28T15:26:00Z">
        <w:r w:rsidR="008D6E98">
          <w:rPr>
            <w:rFonts w:ascii="Helvetica Neue" w:eastAsia="Helvetica Neue" w:hAnsi="Helvetica Neue" w:cs="Helvetica Neue"/>
            <w:color w:val="000000"/>
            <w:sz w:val="21"/>
            <w:szCs w:val="21"/>
          </w:rPr>
          <w:t>with different sub-max</w:t>
        </w:r>
        <w:r w:rsidR="008D6E98">
          <w:rPr>
            <w:rFonts w:ascii="Helvetica Neue" w:eastAsia="Helvetica Neue" w:hAnsi="Helvetica Neue" w:cs="Helvetica Neue"/>
            <w:color w:val="000000"/>
            <w:sz w:val="21"/>
            <w:szCs w:val="21"/>
          </w:rPr>
          <w:t xml:space="preserve"> </w:t>
        </w:r>
      </w:ins>
      <w:r>
        <w:rPr>
          <w:rFonts w:ascii="Helvetica Neue" w:eastAsia="Helvetica Neue" w:hAnsi="Helvetica Neue" w:cs="Helvetica Neue"/>
          <w:color w:val="000000"/>
          <w:sz w:val="21"/>
          <w:szCs w:val="21"/>
        </w:rPr>
        <w:t>loads</w:t>
      </w:r>
      <w:ins w:id="132" w:author="Andreas Bjerregaard" w:date="2026-10-28T16:26:00Z" w16du:dateUtc="2026-10-28T15:26:00Z">
        <w:r w:rsidR="00616486">
          <w:rPr>
            <w:rFonts w:ascii="Helvetica Neue" w:eastAsia="Helvetica Neue" w:hAnsi="Helvetica Neue" w:cs="Helvetica Neue"/>
            <w:color w:val="000000"/>
            <w:sz w:val="21"/>
            <w:szCs w:val="21"/>
          </w:rPr>
          <w:t>. Fx 20kg, 30</w:t>
        </w:r>
      </w:ins>
      <w:ins w:id="133" w:author="Andreas Bjerregaard" w:date="2026-10-28T16:27:00Z" w16du:dateUtc="2026-10-28T15:27:00Z">
        <w:r w:rsidR="00616486">
          <w:rPr>
            <w:rFonts w:ascii="Helvetica Neue" w:eastAsia="Helvetica Neue" w:hAnsi="Helvetica Neue" w:cs="Helvetica Neue"/>
            <w:color w:val="000000"/>
            <w:sz w:val="21"/>
            <w:szCs w:val="21"/>
          </w:rPr>
          <w:t>kg and 40kg</w:t>
        </w:r>
      </w:ins>
      <w:r>
        <w:rPr>
          <w:rFonts w:ascii="Helvetica Neue" w:eastAsia="Helvetica Neue" w:hAnsi="Helvetica Neue" w:cs="Helvetica Neue"/>
          <w:color w:val="000000"/>
          <w:sz w:val="21"/>
          <w:szCs w:val="21"/>
        </w:rPr>
        <w:t>. From that profile we can estimate relative intensity and approximate 1RM without relying on frequent maximal testing.</w:t>
      </w:r>
    </w:p>
    <w:p w14:paraId="00000021" w14:textId="40F26408" w:rsidR="00FC04E2" w:rsidRDefault="00AC79B8">
      <w:pPr>
        <w:widowControl/>
        <w:spacing w:after="140" w:line="276" w:lineRule="auto"/>
        <w:rPr>
          <w:rFonts w:ascii="Helvetica Neue" w:eastAsia="Helvetica Neue" w:hAnsi="Helvetica Neue" w:cs="Helvetica Neue"/>
          <w:color w:val="000000"/>
          <w:sz w:val="21"/>
          <w:szCs w:val="21"/>
        </w:rPr>
      </w:pPr>
      <w:del w:id="134" w:author="Andreas Bjerregaard" w:date="2026-10-28T16:24:00Z" w16du:dateUtc="2026-10-28T15:24:00Z">
        <w:r w:rsidRPr="004670EB" w:rsidDel="0027217D">
          <w:rPr>
            <w:rFonts w:ascii="Helvetica Neue" w:eastAsia="Helvetica Neue" w:hAnsi="Helvetica Neue" w:cs="Helvetica Neue"/>
            <w:b/>
            <w:bCs/>
            <w:color w:val="000000"/>
            <w:sz w:val="21"/>
            <w:szCs w:val="21"/>
            <w:rPrChange w:id="135" w:author="Andreas Bjerregaard" w:date="2026-10-28T16:22:00Z" w16du:dateUtc="2026-10-28T15:22:00Z">
              <w:rPr>
                <w:rFonts w:ascii="Helvetica Neue" w:eastAsia="Helvetica Neue" w:hAnsi="Helvetica Neue" w:cs="Helvetica Neue"/>
                <w:color w:val="000000"/>
                <w:sz w:val="21"/>
                <w:szCs w:val="21"/>
              </w:rPr>
            </w:rPrChange>
          </w:rPr>
          <w:delText xml:space="preserve">Use </w:delText>
        </w:r>
      </w:del>
      <w:del w:id="136" w:author="Andreas Bjerregaard" w:date="2026-10-28T16:25:00Z" w16du:dateUtc="2026-10-28T15:25:00Z">
        <w:r w:rsidRPr="004670EB" w:rsidDel="008D6E98">
          <w:rPr>
            <w:rFonts w:ascii="Helvetica Neue" w:eastAsia="Helvetica Neue" w:hAnsi="Helvetica Neue" w:cs="Helvetica Neue"/>
            <w:b/>
            <w:bCs/>
            <w:color w:val="000000"/>
            <w:sz w:val="21"/>
            <w:szCs w:val="21"/>
            <w:rPrChange w:id="137" w:author="Andreas Bjerregaard" w:date="2026-10-28T16:22:00Z" w16du:dateUtc="2026-10-28T15:22:00Z">
              <w:rPr>
                <w:rFonts w:ascii="Helvetica Neue" w:eastAsia="Helvetica Neue" w:hAnsi="Helvetica Neue" w:cs="Helvetica Neue"/>
                <w:color w:val="000000"/>
                <w:sz w:val="21"/>
                <w:szCs w:val="21"/>
              </w:rPr>
            </w:rPrChange>
          </w:rPr>
          <w:delText>2</w:delText>
        </w:r>
        <w:r w:rsidDel="008D6E98">
          <w:rPr>
            <w:rFonts w:ascii="Helvetica Neue" w:eastAsia="Helvetica Neue" w:hAnsi="Helvetica Neue" w:cs="Helvetica Neue"/>
            <w:color w:val="000000"/>
            <w:sz w:val="21"/>
            <w:szCs w:val="21"/>
          </w:rPr>
          <w:delText xml:space="preserve"> · </w:delText>
        </w:r>
      </w:del>
      <w:r w:rsidRPr="008D6E98">
        <w:rPr>
          <w:rFonts w:ascii="Helvetica Neue" w:eastAsia="Helvetica Neue" w:hAnsi="Helvetica Neue" w:cs="Helvetica Neue"/>
          <w:b/>
          <w:bCs/>
          <w:color w:val="000000"/>
          <w:sz w:val="21"/>
          <w:szCs w:val="21"/>
          <w:rPrChange w:id="138" w:author="Andreas Bjerregaard" w:date="2026-10-28T16:25:00Z" w16du:dateUtc="2026-10-28T15:25:00Z">
            <w:rPr>
              <w:rFonts w:ascii="Helvetica Neue" w:eastAsia="Helvetica Neue" w:hAnsi="Helvetica Neue" w:cs="Helvetica Neue"/>
              <w:color w:val="000000"/>
              <w:sz w:val="21"/>
              <w:szCs w:val="21"/>
            </w:rPr>
          </w:rPrChange>
        </w:rPr>
        <w:t>Monitoring</w:t>
      </w:r>
      <w:ins w:id="139" w:author="Andreas Bjerregaard" w:date="2026-10-28T16:25:00Z" w16du:dateUtc="2026-10-28T15:25:00Z">
        <w:r w:rsidR="008D6E98">
          <w:rPr>
            <w:rFonts w:ascii="Helvetica Neue" w:eastAsia="Helvetica Neue" w:hAnsi="Helvetica Neue" w:cs="Helvetica Neue"/>
            <w:color w:val="000000"/>
            <w:sz w:val="21"/>
            <w:szCs w:val="21"/>
          </w:rPr>
          <w:t>:</w:t>
        </w:r>
      </w:ins>
      <w:del w:id="140" w:author="Andreas Bjerregaard" w:date="2026-10-28T16:25:00Z" w16du:dateUtc="2026-10-28T15:25:00Z">
        <w:r w:rsidDel="008D6E98">
          <w:rPr>
            <w:rFonts w:ascii="Helvetica Neue" w:eastAsia="Helvetica Neue" w:hAnsi="Helvetica Neue" w:cs="Helvetica Neue"/>
            <w:color w:val="000000"/>
            <w:sz w:val="21"/>
            <w:szCs w:val="21"/>
          </w:rPr>
          <w:delText>.</w:delText>
        </w:r>
      </w:del>
      <w:r>
        <w:rPr>
          <w:rFonts w:ascii="Helvetica Neue" w:eastAsia="Helvetica Neue" w:hAnsi="Helvetica Neue" w:cs="Helvetica Neue"/>
          <w:color w:val="000000"/>
          <w:sz w:val="21"/>
          <w:szCs w:val="21"/>
        </w:rPr>
        <w:t xml:space="preserve"> Each session we use a daily squat “thermometer”: the same fixed reference load for 3×5 repetitions with maximal intended concentric speed, tracking concentric mean velocity against that patient’s recent sessions. This tells us how ready they are today before we decide what the strength work should look like.</w:t>
      </w:r>
      <w:commentRangeEnd w:id="122"/>
      <w:r w:rsidR="000328A2">
        <w:rPr>
          <w:rStyle w:val="Kommentarhenvisning"/>
          <w:rFonts w:ascii="Helvetica Neue" w:eastAsia="Helvetica Neue" w:hAnsi="Helvetica Neue" w:cs="Helvetica Neue"/>
          <w:color w:val="000000"/>
          <w:sz w:val="21"/>
          <w:szCs w:val="21"/>
        </w:rPr>
        <w:commentReference w:id="122"/>
      </w:r>
    </w:p>
    <w:p w14:paraId="00000022" w14:textId="78F085DC" w:rsidR="00FC04E2" w:rsidRDefault="00AC79B8">
      <w:pPr>
        <w:widowControl/>
        <w:spacing w:after="140" w:line="276" w:lineRule="auto"/>
        <w:rPr>
          <w:rFonts w:ascii="Helvetica Neue" w:eastAsia="Helvetica Neue" w:hAnsi="Helvetica Neue" w:cs="Helvetica Neue"/>
          <w:color w:val="000000"/>
          <w:sz w:val="21"/>
          <w:szCs w:val="21"/>
        </w:rPr>
      </w:pPr>
      <w:del w:id="141" w:author="Andreas Bjerregaard" w:date="2026-10-28T16:24:00Z" w16du:dateUtc="2026-10-28T15:24:00Z">
        <w:r w:rsidRPr="004670EB" w:rsidDel="0027217D">
          <w:rPr>
            <w:rFonts w:ascii="Helvetica Neue" w:eastAsia="Helvetica Neue" w:hAnsi="Helvetica Neue" w:cs="Helvetica Neue"/>
            <w:b/>
            <w:bCs/>
            <w:color w:val="000000"/>
            <w:sz w:val="21"/>
            <w:szCs w:val="21"/>
            <w:rPrChange w:id="142" w:author="Andreas Bjerregaard" w:date="2026-10-28T16:22:00Z" w16du:dateUtc="2026-10-28T15:22:00Z">
              <w:rPr>
                <w:rFonts w:ascii="Helvetica Neue" w:eastAsia="Helvetica Neue" w:hAnsi="Helvetica Neue" w:cs="Helvetica Neue"/>
                <w:color w:val="000000"/>
                <w:sz w:val="21"/>
                <w:szCs w:val="21"/>
              </w:rPr>
            </w:rPrChange>
          </w:rPr>
          <w:delText xml:space="preserve">Use </w:delText>
        </w:r>
      </w:del>
      <w:del w:id="143" w:author="Andreas Bjerregaard" w:date="2026-10-28T16:25:00Z" w16du:dateUtc="2026-10-28T15:25:00Z">
        <w:r w:rsidRPr="004670EB" w:rsidDel="008D6E98">
          <w:rPr>
            <w:rFonts w:ascii="Helvetica Neue" w:eastAsia="Helvetica Neue" w:hAnsi="Helvetica Neue" w:cs="Helvetica Neue"/>
            <w:b/>
            <w:bCs/>
            <w:color w:val="000000"/>
            <w:sz w:val="21"/>
            <w:szCs w:val="21"/>
            <w:rPrChange w:id="144" w:author="Andreas Bjerregaard" w:date="2026-10-28T16:22:00Z" w16du:dateUtc="2026-10-28T15:22:00Z">
              <w:rPr>
                <w:rFonts w:ascii="Helvetica Neue" w:eastAsia="Helvetica Neue" w:hAnsi="Helvetica Neue" w:cs="Helvetica Neue"/>
                <w:color w:val="000000"/>
                <w:sz w:val="21"/>
                <w:szCs w:val="21"/>
              </w:rPr>
            </w:rPrChange>
          </w:rPr>
          <w:delText>3</w:delText>
        </w:r>
        <w:r w:rsidDel="008D6E98">
          <w:rPr>
            <w:rFonts w:ascii="Helvetica Neue" w:eastAsia="Helvetica Neue" w:hAnsi="Helvetica Neue" w:cs="Helvetica Neue"/>
            <w:color w:val="000000"/>
            <w:sz w:val="21"/>
            <w:szCs w:val="21"/>
          </w:rPr>
          <w:delText xml:space="preserve"> · </w:delText>
        </w:r>
      </w:del>
      <w:r w:rsidRPr="008D6E98">
        <w:rPr>
          <w:rFonts w:ascii="Helvetica Neue" w:eastAsia="Helvetica Neue" w:hAnsi="Helvetica Neue" w:cs="Helvetica Neue"/>
          <w:b/>
          <w:bCs/>
          <w:color w:val="000000"/>
          <w:sz w:val="21"/>
          <w:szCs w:val="21"/>
          <w:rPrChange w:id="145" w:author="Andreas Bjerregaard" w:date="2026-10-28T16:25:00Z" w16du:dateUtc="2026-10-28T15:25:00Z">
            <w:rPr>
              <w:rFonts w:ascii="Helvetica Neue" w:eastAsia="Helvetica Neue" w:hAnsi="Helvetica Neue" w:cs="Helvetica Neue"/>
              <w:color w:val="000000"/>
              <w:sz w:val="21"/>
              <w:szCs w:val="21"/>
            </w:rPr>
          </w:rPrChange>
        </w:rPr>
        <w:t>Load adjustment</w:t>
      </w:r>
      <w:del w:id="146" w:author="Andreas Bjerregaard" w:date="2026-10-28T16:25:00Z" w16du:dateUtc="2026-10-28T15:25:00Z">
        <w:r w:rsidDel="008D6E98">
          <w:rPr>
            <w:rFonts w:ascii="Helvetica Neue" w:eastAsia="Helvetica Neue" w:hAnsi="Helvetica Neue" w:cs="Helvetica Neue"/>
            <w:color w:val="000000"/>
            <w:sz w:val="21"/>
            <w:szCs w:val="21"/>
          </w:rPr>
          <w:delText>.</w:delText>
        </w:r>
      </w:del>
      <w:ins w:id="147" w:author="Andreas Bjerregaard" w:date="2026-10-28T16:25:00Z" w16du:dateUtc="2026-10-28T15:25:00Z">
        <w:r w:rsidR="008D6E98">
          <w:rPr>
            <w:rFonts w:ascii="Helvetica Neue" w:eastAsia="Helvetica Neue" w:hAnsi="Helvetica Neue" w:cs="Helvetica Neue"/>
            <w:color w:val="000000"/>
            <w:sz w:val="21"/>
            <w:szCs w:val="21"/>
          </w:rPr>
          <w:t>:</w:t>
        </w:r>
      </w:ins>
      <w:r>
        <w:rPr>
          <w:rFonts w:ascii="Helvetica Neue" w:eastAsia="Helvetica Neue" w:hAnsi="Helvetica Neue" w:cs="Helvetica Neue"/>
          <w:color w:val="000000"/>
          <w:sz w:val="21"/>
          <w:szCs w:val="21"/>
        </w:rPr>
        <w:t xml:space="preserve"> Rather than locking the session to a fixed percentage of 1RM, we prescribe by a target velocity </w:t>
      </w:r>
      <w:del w:id="148" w:author="Andreas Bjerregaard" w:date="2026-10-28T16:29:00Z" w16du:dateUtc="2026-10-28T15:29:00Z">
        <w:r w:rsidDel="00523FD2">
          <w:rPr>
            <w:rFonts w:ascii="Helvetica Neue" w:eastAsia="Helvetica Neue" w:hAnsi="Helvetica Neue" w:cs="Helvetica Neue"/>
            <w:color w:val="000000"/>
            <w:sz w:val="21"/>
            <w:szCs w:val="21"/>
          </w:rPr>
          <w:delText>for the intended training quality</w:delText>
        </w:r>
      </w:del>
      <w:ins w:id="149" w:author="Andreas Bjerregaard" w:date="2026-10-28T16:29:00Z" w16du:dateUtc="2026-10-28T15:29:00Z">
        <w:r w:rsidR="00523FD2">
          <w:rPr>
            <w:rFonts w:ascii="Helvetica Neue" w:eastAsia="Helvetica Neue" w:hAnsi="Helvetica Neue" w:cs="Helvetica Neue"/>
            <w:color w:val="000000"/>
            <w:sz w:val="21"/>
            <w:szCs w:val="21"/>
          </w:rPr>
          <w:t>within a set</w:t>
        </w:r>
        <w:r w:rsidR="007C1A2E">
          <w:rPr>
            <w:rFonts w:ascii="Helvetica Neue" w:eastAsia="Helvetica Neue" w:hAnsi="Helvetica Neue" w:cs="Helvetica Neue"/>
            <w:color w:val="000000"/>
            <w:sz w:val="21"/>
            <w:szCs w:val="21"/>
          </w:rPr>
          <w:t>. Then we</w:t>
        </w:r>
      </w:ins>
      <w:del w:id="150" w:author="Andreas Bjerregaard" w:date="2026-10-28T16:29:00Z" w16du:dateUtc="2026-10-28T15:29:00Z">
        <w:r w:rsidDel="007C1A2E">
          <w:rPr>
            <w:rFonts w:ascii="Helvetica Neue" w:eastAsia="Helvetica Neue" w:hAnsi="Helvetica Neue" w:cs="Helvetica Neue"/>
            <w:color w:val="000000"/>
            <w:sz w:val="21"/>
            <w:szCs w:val="21"/>
          </w:rPr>
          <w:delText>, and we</w:delText>
        </w:r>
      </w:del>
      <w:r>
        <w:rPr>
          <w:rFonts w:ascii="Helvetica Neue" w:eastAsia="Helvetica Neue" w:hAnsi="Helvetica Neue" w:cs="Helvetica Neue"/>
          <w:color w:val="000000"/>
          <w:sz w:val="21"/>
          <w:szCs w:val="21"/>
        </w:rPr>
        <w:t xml:space="preserve"> use</w:t>
      </w:r>
      <w:ins w:id="151" w:author="Andreas Bjerregaard" w:date="2026-10-28T16:29:00Z" w16du:dateUtc="2026-10-28T15:29:00Z">
        <w:r w:rsidR="007C1A2E">
          <w:rPr>
            <w:rFonts w:ascii="Helvetica Neue" w:eastAsia="Helvetica Neue" w:hAnsi="Helvetica Neue" w:cs="Helvetica Neue"/>
            <w:color w:val="000000"/>
            <w:sz w:val="21"/>
            <w:szCs w:val="21"/>
          </w:rPr>
          <w:t xml:space="preserve"> a</w:t>
        </w:r>
      </w:ins>
      <w:r>
        <w:rPr>
          <w:rFonts w:ascii="Helvetica Neue" w:eastAsia="Helvetica Neue" w:hAnsi="Helvetica Neue" w:cs="Helvetica Neue"/>
          <w:color w:val="000000"/>
          <w:sz w:val="21"/>
          <w:szCs w:val="21"/>
        </w:rPr>
        <w:t xml:space="preserve"> velocity</w:t>
      </w:r>
      <w:del w:id="152" w:author="Andreas Bjerregaard" w:date="2026-10-28T16:28:00Z" w16du:dateUtc="2026-10-28T15:28:00Z">
        <w:r w:rsidDel="00523FD2">
          <w:rPr>
            <w:rFonts w:ascii="Helvetica Neue" w:eastAsia="Helvetica Neue" w:hAnsi="Helvetica Neue" w:cs="Helvetica Neue"/>
            <w:color w:val="000000"/>
            <w:sz w:val="21"/>
            <w:szCs w:val="21"/>
          </w:rPr>
          <w:delText xml:space="preserve"> </w:delText>
        </w:r>
      </w:del>
      <w:ins w:id="153" w:author="Andreas Bjerregaard" w:date="2026-10-28T16:28:00Z" w16du:dateUtc="2026-10-28T15:28:00Z">
        <w:r w:rsidR="00523FD2">
          <w:rPr>
            <w:rFonts w:ascii="Helvetica Neue" w:eastAsia="Helvetica Neue" w:hAnsi="Helvetica Neue" w:cs="Helvetica Neue"/>
            <w:color w:val="000000"/>
            <w:sz w:val="21"/>
            <w:szCs w:val="21"/>
          </w:rPr>
          <w:t>-</w:t>
        </w:r>
      </w:ins>
      <w:r>
        <w:rPr>
          <w:rFonts w:ascii="Helvetica Neue" w:eastAsia="Helvetica Neue" w:hAnsi="Helvetica Neue" w:cs="Helvetica Neue"/>
          <w:color w:val="000000"/>
          <w:sz w:val="21"/>
          <w:szCs w:val="21"/>
        </w:rPr>
        <w:t xml:space="preserve">loss </w:t>
      </w:r>
      <w:ins w:id="154" w:author="Andreas Bjerregaard" w:date="2026-10-28T16:29:00Z" w16du:dateUtc="2026-10-28T15:29:00Z">
        <w:r w:rsidR="007C1A2E">
          <w:rPr>
            <w:rFonts w:ascii="Helvetica Neue" w:eastAsia="Helvetica Neue" w:hAnsi="Helvetica Neue" w:cs="Helvetica Neue"/>
            <w:color w:val="000000"/>
            <w:sz w:val="21"/>
            <w:szCs w:val="21"/>
          </w:rPr>
          <w:t xml:space="preserve">threshold </w:t>
        </w:r>
      </w:ins>
      <w:r>
        <w:rPr>
          <w:rFonts w:ascii="Helvetica Neue" w:eastAsia="Helvetica Neue" w:hAnsi="Helvetica Neue" w:cs="Helvetica Neue"/>
          <w:color w:val="000000"/>
          <w:sz w:val="21"/>
          <w:szCs w:val="21"/>
        </w:rPr>
        <w:t xml:space="preserve">within the set to </w:t>
      </w:r>
      <w:ins w:id="155" w:author="Andreas Bjerregaard" w:date="2026-10-28T16:29:00Z" w16du:dateUtc="2026-10-28T15:29:00Z">
        <w:r w:rsidR="0028087D">
          <w:rPr>
            <w:rFonts w:ascii="Helvetica Neue" w:eastAsia="Helvetica Neue" w:hAnsi="Helvetica Neue" w:cs="Helvetica Neue"/>
            <w:color w:val="000000"/>
            <w:sz w:val="21"/>
            <w:szCs w:val="21"/>
          </w:rPr>
          <w:t>decide the numbers of repetitions.</w:t>
        </w:r>
      </w:ins>
      <w:del w:id="156" w:author="Andreas Bjerregaard" w:date="2026-10-28T16:29:00Z" w16du:dateUtc="2026-10-28T15:29:00Z">
        <w:r w:rsidDel="0028087D">
          <w:rPr>
            <w:rFonts w:ascii="Helvetica Neue" w:eastAsia="Helvetica Neue" w:hAnsi="Helvetica Neue" w:cs="Helvetica Neue"/>
            <w:color w:val="000000"/>
            <w:sz w:val="21"/>
            <w:szCs w:val="21"/>
          </w:rPr>
          <w:delText>stop when</w:delText>
        </w:r>
      </w:del>
    </w:p>
    <w:p w14:paraId="00000023" w14:textId="5E8A6220" w:rsidR="00FC04E2" w:rsidRDefault="00AC79B8" w:rsidP="003B3EAB">
      <w:pPr>
        <w:keepNext/>
        <w:keepLines/>
        <w:widowControl/>
        <w:spacing w:before="300" w:after="120" w:line="276" w:lineRule="auto"/>
        <w:ind w:firstLine="720"/>
        <w:rPr>
          <w:sz w:val="28"/>
          <w:szCs w:val="28"/>
        </w:rPr>
      </w:pPr>
      <w:del w:id="157" w:author="Andreas Bjerregaard" w:date="2026-10-28T16:33:00Z" w16du:dateUtc="2026-10-28T15:33:00Z">
        <w:r w:rsidDel="003B3EAB">
          <w:rPr>
            <w:rFonts w:ascii="Calibri" w:eastAsia="Calibri" w:hAnsi="Calibri" w:cs="Calibri"/>
            <w:b/>
            <w:bCs/>
            <w:color w:val="000000"/>
            <w:sz w:val="30"/>
            <w:szCs w:val="30"/>
          </w:rPr>
          <w:lastRenderedPageBreak/>
          <w:delText xml:space="preserve">Use 1: </w:delText>
        </w:r>
      </w:del>
      <w:ins w:id="158" w:author="Andreas Bjerregaard" w:date="2026-10-28T16:35:00Z" w16du:dateUtc="2026-10-28T15:35:00Z">
        <w:r w:rsidR="00B2374E">
          <w:rPr>
            <w:rFonts w:ascii="Calibri" w:eastAsia="Calibri" w:hAnsi="Calibri" w:cs="Calibri"/>
            <w:b/>
            <w:bCs/>
            <w:color w:val="000000"/>
            <w:sz w:val="30"/>
            <w:szCs w:val="30"/>
          </w:rPr>
          <w:t xml:space="preserve">Assessment: </w:t>
        </w:r>
      </w:ins>
      <w:commentRangeStart w:id="159"/>
      <w:r>
        <w:rPr>
          <w:rFonts w:ascii="Calibri" w:eastAsia="Calibri" w:hAnsi="Calibri" w:cs="Calibri"/>
          <w:b/>
          <w:bCs/>
          <w:color w:val="000000"/>
          <w:sz w:val="30"/>
          <w:szCs w:val="30"/>
        </w:rPr>
        <w:t xml:space="preserve">Choosing </w:t>
      </w:r>
      <w:commentRangeEnd w:id="159"/>
      <w:r w:rsidR="003B3EAB">
        <w:rPr>
          <w:rStyle w:val="Kommentarhenvisning"/>
          <w:rFonts w:ascii="Calibri" w:eastAsia="Calibri" w:hAnsi="Calibri" w:cs="Calibri"/>
          <w:b/>
          <w:bCs/>
          <w:color w:val="000000"/>
          <w:sz w:val="30"/>
          <w:szCs w:val="30"/>
        </w:rPr>
        <w:commentReference w:id="159"/>
      </w:r>
      <w:r>
        <w:rPr>
          <w:rFonts w:ascii="Calibri" w:eastAsia="Calibri" w:hAnsi="Calibri" w:cs="Calibri"/>
          <w:b/>
          <w:bCs/>
          <w:color w:val="000000"/>
          <w:sz w:val="30"/>
          <w:szCs w:val="30"/>
        </w:rPr>
        <w:t>a training load from lifting velocity</w:t>
      </w:r>
    </w:p>
    <w:p w14:paraId="00000024" w14:textId="754AD15B"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 xml:space="preserve">We can use lifting velocity to estimate relative training intensity without repeatedly testing maximal strength. However, velocity is exercise-specific. Because this article </w:t>
      </w:r>
      <w:del w:id="160" w:author="Andreas Bjerregaard" w:date="2026-10-28T16:31:00Z" w16du:dateUtc="2026-10-28T15:31:00Z">
        <w:r w:rsidDel="000328A2">
          <w:rPr>
            <w:rFonts w:ascii="Helvetica Neue" w:eastAsia="Helvetica Neue" w:hAnsi="Helvetica Neue" w:cs="Helvetica Neue"/>
            <w:color w:val="000000"/>
            <w:sz w:val="21"/>
            <w:szCs w:val="21"/>
          </w:rPr>
          <w:delText>centres</w:delText>
        </w:r>
      </w:del>
      <w:ins w:id="161" w:author="Andreas Bjerregaard" w:date="2026-10-28T16:31:00Z" w16du:dateUtc="2026-10-28T15:31:00Z">
        <w:r w:rsidR="000328A2">
          <w:rPr>
            <w:rFonts w:ascii="Helvetica Neue" w:eastAsia="Helvetica Neue" w:hAnsi="Helvetica Neue" w:cs="Helvetica Neue"/>
            <w:color w:val="000000"/>
            <w:sz w:val="21"/>
            <w:szCs w:val="21"/>
          </w:rPr>
          <w:t>centers</w:t>
        </w:r>
      </w:ins>
      <w:r>
        <w:rPr>
          <w:rFonts w:ascii="Helvetica Neue" w:eastAsia="Helvetica Neue" w:hAnsi="Helvetica Neue" w:cs="Helvetica Neue"/>
          <w:color w:val="000000"/>
          <w:sz w:val="21"/>
          <w:szCs w:val="21"/>
        </w:rPr>
        <w:t xml:space="preserve"> on the squat as our reference exercise, the velocities we discuss are best read in that context. Other exercises (for example a deadlift) can show different bar speeds at the same percentage of 1RM. In this example, the velocity </w:t>
      </w:r>
      <w:del w:id="162" w:author="Andreas Bjerregaard" w:date="2026-10-28T16:31:00Z" w16du:dateUtc="2026-10-28T15:31:00Z">
        <w:r w:rsidDel="00A71E01">
          <w:rPr>
            <w:rFonts w:ascii="Helvetica Neue" w:eastAsia="Helvetica Neue" w:hAnsi="Helvetica Neue" w:cs="Helvetica Neue"/>
            <w:color w:val="000000"/>
            <w:sz w:val="21"/>
            <w:szCs w:val="21"/>
          </w:rPr>
          <w:delText>are</w:delText>
        </w:r>
      </w:del>
      <w:ins w:id="163" w:author="Andreas Bjerregaard" w:date="2026-10-28T16:31:00Z" w16du:dateUtc="2026-10-28T15:31:00Z">
        <w:r w:rsidR="00A71E01">
          <w:rPr>
            <w:rFonts w:ascii="Helvetica Neue" w:eastAsia="Helvetica Neue" w:hAnsi="Helvetica Neue" w:cs="Helvetica Neue"/>
            <w:color w:val="000000"/>
            <w:sz w:val="21"/>
            <w:szCs w:val="21"/>
          </w:rPr>
          <w:t>is</w:t>
        </w:r>
      </w:ins>
      <w:r>
        <w:rPr>
          <w:rFonts w:ascii="Helvetica Neue" w:eastAsia="Helvetica Neue" w:hAnsi="Helvetica Neue" w:cs="Helvetica Neue"/>
          <w:color w:val="000000"/>
          <w:sz w:val="21"/>
          <w:szCs w:val="21"/>
        </w:rPr>
        <w:t xml:space="preserve"> influenced by the weight on the barbell and the athlete body weight whereas during the deadlift, the load are moved from the floor without the bodyweight. Therefore, 70% </w:t>
      </w:r>
      <w:ins w:id="164" w:author="Andreas Bjerregaard" w:date="2026-10-28T16:32:00Z" w16du:dateUtc="2026-10-28T15:32:00Z">
        <w:r w:rsidR="00A71E01">
          <w:rPr>
            <w:rFonts w:ascii="Helvetica Neue" w:eastAsia="Helvetica Neue" w:hAnsi="Helvetica Neue" w:cs="Helvetica Neue"/>
            <w:color w:val="000000"/>
            <w:sz w:val="21"/>
            <w:szCs w:val="21"/>
          </w:rPr>
          <w:t xml:space="preserve">of </w:t>
        </w:r>
      </w:ins>
      <w:r>
        <w:rPr>
          <w:rFonts w:ascii="Helvetica Neue" w:eastAsia="Helvetica Neue" w:hAnsi="Helvetica Neue" w:cs="Helvetica Neue"/>
          <w:color w:val="000000"/>
          <w:sz w:val="21"/>
          <w:szCs w:val="21"/>
        </w:rPr>
        <w:t>1RM</w:t>
      </w:r>
      <w:del w:id="165" w:author="Andreas Bjerregaard" w:date="2026-10-28T16:32:00Z" w16du:dateUtc="2026-10-28T15:32:00Z">
        <w:r w:rsidDel="00A71E01">
          <w:rPr>
            <w:rFonts w:ascii="Helvetica Neue" w:eastAsia="Helvetica Neue" w:hAnsi="Helvetica Neue" w:cs="Helvetica Neue"/>
            <w:color w:val="000000"/>
            <w:sz w:val="21"/>
            <w:szCs w:val="21"/>
          </w:rPr>
          <w:delText>i</w:delText>
        </w:r>
        <w:r w:rsidDel="003B3EAB">
          <w:rPr>
            <w:rFonts w:ascii="Helvetica Neue" w:eastAsia="Helvetica Neue" w:hAnsi="Helvetica Neue" w:cs="Helvetica Neue"/>
            <w:color w:val="000000"/>
            <w:sz w:val="21"/>
            <w:szCs w:val="21"/>
          </w:rPr>
          <w:delText>n</w:delText>
        </w:r>
      </w:del>
      <w:ins w:id="166" w:author="Andreas Bjerregaard" w:date="2026-10-28T16:32:00Z" w16du:dateUtc="2026-10-28T15:32:00Z">
        <w:r w:rsidR="003B3EAB">
          <w:rPr>
            <w:rFonts w:ascii="Helvetica Neue" w:eastAsia="Helvetica Neue" w:hAnsi="Helvetica Neue" w:cs="Helvetica Neue"/>
            <w:color w:val="000000"/>
            <w:sz w:val="21"/>
            <w:szCs w:val="21"/>
          </w:rPr>
          <w:t xml:space="preserve"> in a squat are </w:t>
        </w:r>
      </w:ins>
      <w:del w:id="167" w:author="Andreas Bjerregaard" w:date="2026-10-28T16:32:00Z" w16du:dateUtc="2026-10-28T15:32:00Z">
        <w:r w:rsidDel="003B3EAB">
          <w:rPr>
            <w:rFonts w:ascii="Helvetica Neue" w:eastAsia="Helvetica Neue" w:hAnsi="Helvetica Neue" w:cs="Helvetica Neue"/>
            <w:color w:val="000000"/>
            <w:sz w:val="21"/>
            <w:szCs w:val="21"/>
          </w:rPr>
          <w:delText xml:space="preserve"> the may be </w:delText>
        </w:r>
      </w:del>
      <w:r>
        <w:rPr>
          <w:rFonts w:ascii="Helvetica Neue" w:eastAsia="Helvetica Neue" w:hAnsi="Helvetica Neue" w:cs="Helvetica Neue"/>
          <w:color w:val="000000"/>
          <w:sz w:val="21"/>
          <w:szCs w:val="21"/>
        </w:rPr>
        <w:t>performed at 0.77m/s, whereas</w:t>
      </w:r>
      <w:ins w:id="168" w:author="Andreas Bjerregaard" w:date="2026-10-28T16:32:00Z" w16du:dateUtc="2026-10-28T15:32:00Z">
        <w:r w:rsidR="003B3EAB">
          <w:rPr>
            <w:rFonts w:ascii="Helvetica Neue" w:eastAsia="Helvetica Neue" w:hAnsi="Helvetica Neue" w:cs="Helvetica Neue"/>
            <w:color w:val="000000"/>
            <w:sz w:val="21"/>
            <w:szCs w:val="21"/>
          </w:rPr>
          <w:t xml:space="preserve"> in</w:t>
        </w:r>
      </w:ins>
      <w:r>
        <w:rPr>
          <w:rFonts w:ascii="Helvetica Neue" w:eastAsia="Helvetica Neue" w:hAnsi="Helvetica Neue" w:cs="Helvetica Neue"/>
          <w:color w:val="000000"/>
          <w:sz w:val="21"/>
          <w:szCs w:val="21"/>
        </w:rPr>
        <w:t xml:space="preserve"> the deadlift</w:t>
      </w:r>
      <w:ins w:id="169" w:author="Andreas Bjerregaard" w:date="2026-10-28T16:32:00Z" w16du:dateUtc="2026-10-28T15:32:00Z">
        <w:r w:rsidR="003B3EAB">
          <w:rPr>
            <w:rFonts w:ascii="Helvetica Neue" w:eastAsia="Helvetica Neue" w:hAnsi="Helvetica Neue" w:cs="Helvetica Neue"/>
            <w:color w:val="000000"/>
            <w:sz w:val="21"/>
            <w:szCs w:val="21"/>
          </w:rPr>
          <w:t xml:space="preserve"> 70% of 1RM</w:t>
        </w:r>
      </w:ins>
      <w:r>
        <w:rPr>
          <w:rFonts w:ascii="Helvetica Neue" w:eastAsia="Helvetica Neue" w:hAnsi="Helvetica Neue" w:cs="Helvetica Neue"/>
          <w:color w:val="000000"/>
          <w:sz w:val="21"/>
          <w:szCs w:val="21"/>
        </w:rPr>
        <w:t xml:space="preserve"> are performed at 0.62m/s (Table 1).</w:t>
      </w:r>
    </w:p>
    <w:tbl>
      <w:tblPr>
        <w:tblStyle w:val="a"/>
        <w:tblW w:w="8640" w:type="dxa"/>
        <w:jc w:val="center"/>
        <w:tblInd w:w="0" w:type="dxa"/>
        <w:tblLayout w:type="fixed"/>
        <w:tblLook w:val="0000" w:firstRow="0" w:lastRow="0" w:firstColumn="0" w:lastColumn="0" w:noHBand="0" w:noVBand="0"/>
      </w:tblPr>
      <w:tblGrid>
        <w:gridCol w:w="2880"/>
        <w:gridCol w:w="2880"/>
        <w:gridCol w:w="2880"/>
      </w:tblGrid>
      <w:tr w:rsidR="00FC04E2" w14:paraId="77B45F20" w14:textId="77777777">
        <w:trPr>
          <w:trHeight w:val="300"/>
          <w:jc w:val="center"/>
        </w:trPr>
        <w:tc>
          <w:tcPr>
            <w:tcW w:w="2880" w:type="dxa"/>
            <w:tcBorders>
              <w:top w:val="single" w:sz="4" w:space="0" w:color="000000"/>
              <w:bottom w:val="single" w:sz="4" w:space="0" w:color="000000"/>
            </w:tcBorders>
            <w:shd w:val="clear" w:color="auto" w:fill="0F3C60"/>
            <w:vAlign w:val="center"/>
          </w:tcPr>
          <w:p w14:paraId="00000025"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b/>
                <w:bCs/>
                <w:color w:val="FFFFFF"/>
                <w:sz w:val="18"/>
                <w:szCs w:val="18"/>
              </w:rPr>
            </w:pPr>
            <w:r>
              <w:rPr>
                <w:rFonts w:ascii="Helvetica Neue" w:eastAsia="Helvetica Neue" w:hAnsi="Helvetica Neue" w:cs="Helvetica Neue"/>
                <w:b/>
                <w:bCs/>
                <w:color w:val="FFFFFF"/>
                <w:sz w:val="18"/>
                <w:szCs w:val="18"/>
              </w:rPr>
              <w:t>Relative load</w:t>
            </w:r>
          </w:p>
        </w:tc>
        <w:tc>
          <w:tcPr>
            <w:tcW w:w="2880" w:type="dxa"/>
            <w:tcBorders>
              <w:top w:val="single" w:sz="4" w:space="0" w:color="000000"/>
              <w:bottom w:val="single" w:sz="4" w:space="0" w:color="000000"/>
            </w:tcBorders>
            <w:shd w:val="clear" w:color="auto" w:fill="0F3C60"/>
            <w:vAlign w:val="center"/>
          </w:tcPr>
          <w:p w14:paraId="00000026"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b/>
                <w:bCs/>
                <w:color w:val="FFFFFF"/>
                <w:sz w:val="18"/>
                <w:szCs w:val="18"/>
              </w:rPr>
            </w:pPr>
            <w:r>
              <w:rPr>
                <w:rFonts w:ascii="Helvetica Neue" w:eastAsia="Helvetica Neue" w:hAnsi="Helvetica Neue" w:cs="Helvetica Neue"/>
                <w:b/>
                <w:bCs/>
                <w:color w:val="FFFFFF"/>
                <w:sz w:val="18"/>
                <w:szCs w:val="18"/>
              </w:rPr>
              <w:t>Back squat</w:t>
            </w:r>
          </w:p>
        </w:tc>
        <w:tc>
          <w:tcPr>
            <w:tcW w:w="2880" w:type="dxa"/>
            <w:tcBorders>
              <w:top w:val="single" w:sz="4" w:space="0" w:color="000000"/>
              <w:bottom w:val="single" w:sz="4" w:space="0" w:color="000000"/>
            </w:tcBorders>
            <w:shd w:val="clear" w:color="auto" w:fill="0F3C60"/>
            <w:vAlign w:val="center"/>
          </w:tcPr>
          <w:p w14:paraId="00000027"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b/>
                <w:bCs/>
                <w:color w:val="FFFFFF"/>
                <w:sz w:val="18"/>
                <w:szCs w:val="18"/>
              </w:rPr>
            </w:pPr>
            <w:r>
              <w:rPr>
                <w:rFonts w:ascii="Helvetica Neue" w:eastAsia="Helvetica Neue" w:hAnsi="Helvetica Neue" w:cs="Helvetica Neue"/>
                <w:b/>
                <w:bCs/>
                <w:color w:val="FFFFFF"/>
                <w:sz w:val="18"/>
                <w:szCs w:val="18"/>
              </w:rPr>
              <w:t>Deadlift</w:t>
            </w:r>
          </w:p>
        </w:tc>
      </w:tr>
      <w:tr w:rsidR="00FC04E2" w14:paraId="5DB251AC" w14:textId="77777777">
        <w:trPr>
          <w:trHeight w:val="300"/>
          <w:jc w:val="center"/>
        </w:trPr>
        <w:tc>
          <w:tcPr>
            <w:tcW w:w="2880" w:type="dxa"/>
            <w:tcBorders>
              <w:top w:val="single" w:sz="4" w:space="0" w:color="000000"/>
              <w:bottom w:val="single" w:sz="4" w:space="0" w:color="000000"/>
            </w:tcBorders>
            <w:vAlign w:val="center"/>
          </w:tcPr>
          <w:p w14:paraId="00000028"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50% 1RM</w:t>
            </w:r>
          </w:p>
        </w:tc>
        <w:tc>
          <w:tcPr>
            <w:tcW w:w="2880" w:type="dxa"/>
            <w:tcBorders>
              <w:top w:val="single" w:sz="4" w:space="0" w:color="000000"/>
              <w:bottom w:val="single" w:sz="4" w:space="0" w:color="000000"/>
            </w:tcBorders>
            <w:vAlign w:val="center"/>
          </w:tcPr>
          <w:p w14:paraId="00000029"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1.06 m/s</w:t>
            </w:r>
          </w:p>
        </w:tc>
        <w:tc>
          <w:tcPr>
            <w:tcW w:w="2880" w:type="dxa"/>
            <w:tcBorders>
              <w:top w:val="single" w:sz="4" w:space="0" w:color="000000"/>
              <w:bottom w:val="single" w:sz="4" w:space="0" w:color="000000"/>
            </w:tcBorders>
            <w:vAlign w:val="center"/>
          </w:tcPr>
          <w:p w14:paraId="0000002A"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0.87 m/s</w:t>
            </w:r>
          </w:p>
        </w:tc>
      </w:tr>
      <w:tr w:rsidR="00FC04E2" w14:paraId="1CF427DA" w14:textId="77777777">
        <w:trPr>
          <w:trHeight w:val="300"/>
          <w:jc w:val="center"/>
        </w:trPr>
        <w:tc>
          <w:tcPr>
            <w:tcW w:w="2880" w:type="dxa"/>
            <w:tcBorders>
              <w:top w:val="single" w:sz="4" w:space="0" w:color="000000"/>
              <w:bottom w:val="single" w:sz="4" w:space="0" w:color="000000"/>
            </w:tcBorders>
            <w:vAlign w:val="center"/>
          </w:tcPr>
          <w:p w14:paraId="0000002B"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60% 1RM</w:t>
            </w:r>
          </w:p>
        </w:tc>
        <w:tc>
          <w:tcPr>
            <w:tcW w:w="2880" w:type="dxa"/>
            <w:tcBorders>
              <w:top w:val="single" w:sz="4" w:space="0" w:color="000000"/>
              <w:bottom w:val="single" w:sz="4" w:space="0" w:color="000000"/>
            </w:tcBorders>
            <w:vAlign w:val="center"/>
          </w:tcPr>
          <w:p w14:paraId="0000002C"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0.91 m/s</w:t>
            </w:r>
          </w:p>
        </w:tc>
        <w:tc>
          <w:tcPr>
            <w:tcW w:w="2880" w:type="dxa"/>
            <w:tcBorders>
              <w:top w:val="single" w:sz="4" w:space="0" w:color="000000"/>
              <w:bottom w:val="single" w:sz="4" w:space="0" w:color="000000"/>
            </w:tcBorders>
            <w:vAlign w:val="center"/>
          </w:tcPr>
          <w:p w14:paraId="0000002D"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0.75 m/s</w:t>
            </w:r>
          </w:p>
        </w:tc>
      </w:tr>
      <w:tr w:rsidR="00FC04E2" w14:paraId="5DA98D0B" w14:textId="77777777">
        <w:trPr>
          <w:trHeight w:val="300"/>
          <w:jc w:val="center"/>
        </w:trPr>
        <w:tc>
          <w:tcPr>
            <w:tcW w:w="2880" w:type="dxa"/>
            <w:tcBorders>
              <w:top w:val="single" w:sz="4" w:space="0" w:color="000000"/>
              <w:bottom w:val="single" w:sz="4" w:space="0" w:color="000000"/>
            </w:tcBorders>
            <w:vAlign w:val="center"/>
          </w:tcPr>
          <w:p w14:paraId="0000002E"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70% 1RM</w:t>
            </w:r>
          </w:p>
        </w:tc>
        <w:tc>
          <w:tcPr>
            <w:tcW w:w="2880" w:type="dxa"/>
            <w:tcBorders>
              <w:top w:val="single" w:sz="4" w:space="0" w:color="000000"/>
              <w:bottom w:val="single" w:sz="4" w:space="0" w:color="000000"/>
            </w:tcBorders>
            <w:vAlign w:val="center"/>
          </w:tcPr>
          <w:p w14:paraId="0000002F"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0.77 m/s</w:t>
            </w:r>
          </w:p>
        </w:tc>
        <w:tc>
          <w:tcPr>
            <w:tcW w:w="2880" w:type="dxa"/>
            <w:tcBorders>
              <w:top w:val="single" w:sz="4" w:space="0" w:color="000000"/>
              <w:bottom w:val="single" w:sz="4" w:space="0" w:color="000000"/>
            </w:tcBorders>
            <w:vAlign w:val="center"/>
          </w:tcPr>
          <w:p w14:paraId="00000030"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0.62 m/s</w:t>
            </w:r>
          </w:p>
        </w:tc>
      </w:tr>
      <w:tr w:rsidR="00FC04E2" w14:paraId="4C94B756" w14:textId="77777777">
        <w:trPr>
          <w:trHeight w:val="300"/>
          <w:jc w:val="center"/>
        </w:trPr>
        <w:tc>
          <w:tcPr>
            <w:tcW w:w="2880" w:type="dxa"/>
            <w:tcBorders>
              <w:top w:val="single" w:sz="4" w:space="0" w:color="000000"/>
              <w:bottom w:val="single" w:sz="4" w:space="0" w:color="000000"/>
            </w:tcBorders>
            <w:vAlign w:val="center"/>
          </w:tcPr>
          <w:p w14:paraId="00000031"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80% 1RM</w:t>
            </w:r>
          </w:p>
        </w:tc>
        <w:tc>
          <w:tcPr>
            <w:tcW w:w="2880" w:type="dxa"/>
            <w:tcBorders>
              <w:top w:val="single" w:sz="4" w:space="0" w:color="000000"/>
              <w:bottom w:val="single" w:sz="4" w:space="0" w:color="000000"/>
            </w:tcBorders>
            <w:vAlign w:val="center"/>
          </w:tcPr>
          <w:p w14:paraId="00000032"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0.62 m/s</w:t>
            </w:r>
          </w:p>
        </w:tc>
        <w:tc>
          <w:tcPr>
            <w:tcW w:w="2880" w:type="dxa"/>
            <w:tcBorders>
              <w:top w:val="single" w:sz="4" w:space="0" w:color="000000"/>
              <w:bottom w:val="single" w:sz="4" w:space="0" w:color="000000"/>
            </w:tcBorders>
            <w:vAlign w:val="center"/>
          </w:tcPr>
          <w:p w14:paraId="00000033"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0.50 m/s</w:t>
            </w:r>
          </w:p>
        </w:tc>
      </w:tr>
      <w:tr w:rsidR="00FC04E2" w14:paraId="004A3E01" w14:textId="77777777">
        <w:trPr>
          <w:trHeight w:val="300"/>
          <w:jc w:val="center"/>
        </w:trPr>
        <w:tc>
          <w:tcPr>
            <w:tcW w:w="2880" w:type="dxa"/>
            <w:tcBorders>
              <w:top w:val="single" w:sz="4" w:space="0" w:color="000000"/>
              <w:bottom w:val="single" w:sz="4" w:space="0" w:color="000000"/>
            </w:tcBorders>
            <w:vAlign w:val="center"/>
          </w:tcPr>
          <w:p w14:paraId="00000034"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90% 1RM</w:t>
            </w:r>
          </w:p>
        </w:tc>
        <w:tc>
          <w:tcPr>
            <w:tcW w:w="2880" w:type="dxa"/>
            <w:tcBorders>
              <w:top w:val="single" w:sz="4" w:space="0" w:color="000000"/>
              <w:bottom w:val="single" w:sz="4" w:space="0" w:color="000000"/>
            </w:tcBorders>
            <w:vAlign w:val="center"/>
          </w:tcPr>
          <w:p w14:paraId="00000035"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0.47 m/s</w:t>
            </w:r>
          </w:p>
        </w:tc>
        <w:tc>
          <w:tcPr>
            <w:tcW w:w="2880" w:type="dxa"/>
            <w:tcBorders>
              <w:top w:val="single" w:sz="4" w:space="0" w:color="000000"/>
              <w:bottom w:val="single" w:sz="4" w:space="0" w:color="000000"/>
            </w:tcBorders>
            <w:vAlign w:val="center"/>
          </w:tcPr>
          <w:p w14:paraId="00000036"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0.37 m/s</w:t>
            </w:r>
          </w:p>
        </w:tc>
      </w:tr>
    </w:tbl>
    <w:p w14:paraId="00000037" w14:textId="77E168E3" w:rsidR="00FC04E2" w:rsidRDefault="00AC79B8">
      <w:pPr>
        <w:widowControl/>
        <w:spacing w:after="140" w:line="360" w:lineRule="auto"/>
        <w:rPr>
          <w:rFonts w:ascii="Helvetica Neue" w:eastAsia="Helvetica Neue" w:hAnsi="Helvetica Neue" w:cs="Helvetica Neue"/>
          <w:b/>
          <w:bCs/>
          <w:color w:val="000000"/>
          <w:sz w:val="18"/>
          <w:szCs w:val="18"/>
        </w:rPr>
      </w:pPr>
      <w:r>
        <w:rPr>
          <w:rFonts w:ascii="Helvetica Neue" w:eastAsia="Helvetica Neue" w:hAnsi="Helvetica Neue" w:cs="Helvetica Neue"/>
          <w:b/>
          <w:bCs/>
          <w:color w:val="000000"/>
          <w:sz w:val="18"/>
          <w:szCs w:val="18"/>
        </w:rPr>
        <w:t xml:space="preserve">Table 1. Example values from an individual load–velocity profile reported by Forelli et al. [1].  </w:t>
      </w:r>
      <w:del w:id="170" w:author="Andreas Bjerregaard" w:date="2026-10-28T16:33:00Z" w16du:dateUtc="2026-10-28T15:33:00Z">
        <w:r w:rsidDel="003B3EAB">
          <w:rPr>
            <w:rFonts w:ascii="Helvetica Neue" w:eastAsia="Helvetica Neue" w:hAnsi="Helvetica Neue" w:cs="Helvetica Neue"/>
            <w:b/>
            <w:bCs/>
            <w:color w:val="000000"/>
            <w:sz w:val="18"/>
            <w:szCs w:val="18"/>
          </w:rPr>
          <w:delText>Note: Table 1 is illustrative across exercises; this article focuses on the squat as the reference exercise.</w:delText>
        </w:r>
      </w:del>
    </w:p>
    <w:p w14:paraId="00000038" w14:textId="77777777" w:rsidR="00FC04E2" w:rsidRDefault="00AC79B8">
      <w:pPr>
        <w:keepNext/>
        <w:keepLines/>
        <w:widowControl/>
        <w:spacing w:before="300" w:after="120" w:line="276" w:lineRule="auto"/>
        <w:ind w:firstLine="720"/>
        <w:rPr>
          <w:rFonts w:ascii="Calibri" w:eastAsia="Calibri" w:hAnsi="Calibri" w:cs="Calibri"/>
          <w:b/>
          <w:bCs/>
          <w:sz w:val="28"/>
          <w:szCs w:val="28"/>
        </w:rPr>
      </w:pPr>
      <w:r>
        <w:rPr>
          <w:rFonts w:ascii="Calibri" w:eastAsia="Calibri" w:hAnsi="Calibri" w:cs="Calibri"/>
          <w:b/>
          <w:bCs/>
          <w:sz w:val="28"/>
          <w:szCs w:val="28"/>
        </w:rPr>
        <w:t>Speed zones: from moving fast to lifting heavy</w:t>
      </w:r>
    </w:p>
    <w:p w14:paraId="00000039" w14:textId="6174A73A" w:rsidR="00FC04E2" w:rsidRDefault="00AC79B8">
      <w:pPr>
        <w:widowControl/>
        <w:spacing w:after="140" w:line="278" w:lineRule="auto"/>
        <w:rPr>
          <w:rFonts w:ascii="Helvetica Neue" w:eastAsia="Helvetica Neue" w:hAnsi="Helvetica Neue" w:cs="Helvetica Neue"/>
          <w:sz w:val="21"/>
          <w:szCs w:val="21"/>
        </w:rPr>
      </w:pPr>
      <w:r>
        <w:rPr>
          <w:rFonts w:ascii="Helvetica Neue" w:eastAsia="Helvetica Neue" w:hAnsi="Helvetica Neue" w:cs="Helvetica Neue"/>
          <w:sz w:val="21"/>
          <w:szCs w:val="21"/>
        </w:rPr>
        <w:t>To make the force–velocity relationship easier to understand, we describe three broad zones: speed-strength, strength-speed, and absolute strength. Light loads can generally be moved faster, while heavy loads move more slowly. These zones help us explain the goal of a session, but their percentages and velocities are approximate and differ between exercises and individuals [</w:t>
      </w:r>
      <w:ins w:id="171" w:author="Andreas Bjerregaard" w:date="2026-10-28T16:35:00Z" w16du:dateUtc="2026-10-28T15:35:00Z">
        <w:r w:rsidR="00B2374E">
          <w:rPr>
            <w:rFonts w:ascii="Helvetica Neue" w:eastAsia="Helvetica Neue" w:hAnsi="Helvetica Neue" w:cs="Helvetica Neue"/>
            <w:sz w:val="21"/>
            <w:szCs w:val="21"/>
          </w:rPr>
          <w:t xml:space="preserve">1, </w:t>
        </w:r>
      </w:ins>
      <w:r>
        <w:rPr>
          <w:rFonts w:ascii="Helvetica Neue" w:eastAsia="Helvetica Neue" w:hAnsi="Helvetica Neue" w:cs="Helvetica Neue"/>
          <w:sz w:val="21"/>
          <w:szCs w:val="21"/>
        </w:rPr>
        <w:t>2</w:t>
      </w:r>
      <w:del w:id="172" w:author="Andreas Bjerregaard" w:date="2026-10-28T16:35:00Z" w16du:dateUtc="2026-10-28T15:35:00Z">
        <w:r w:rsidDel="00B2374E">
          <w:rPr>
            <w:rFonts w:ascii="Helvetica Neue" w:eastAsia="Helvetica Neue" w:hAnsi="Helvetica Neue" w:cs="Helvetica Neue"/>
            <w:sz w:val="21"/>
            <w:szCs w:val="21"/>
          </w:rPr>
          <w:delText>,3</w:delText>
        </w:r>
      </w:del>
      <w:r>
        <w:rPr>
          <w:rFonts w:ascii="Helvetica Neue" w:eastAsia="Helvetica Neue" w:hAnsi="Helvetica Neue" w:cs="Helvetica Neue"/>
          <w:sz w:val="21"/>
          <w:szCs w:val="21"/>
        </w:rPr>
        <w:t>].</w:t>
      </w:r>
    </w:p>
    <w:tbl>
      <w:tblPr>
        <w:tblStyle w:val="a0"/>
        <w:tblW w:w="8640" w:type="dxa"/>
        <w:jc w:val="center"/>
        <w:tblInd w:w="0" w:type="dxa"/>
        <w:tblLayout w:type="fixed"/>
        <w:tblLook w:val="0000" w:firstRow="0" w:lastRow="0" w:firstColumn="0" w:lastColumn="0" w:noHBand="0" w:noVBand="0"/>
      </w:tblPr>
      <w:tblGrid>
        <w:gridCol w:w="2880"/>
        <w:gridCol w:w="2880"/>
        <w:gridCol w:w="2880"/>
      </w:tblGrid>
      <w:tr w:rsidR="00FC04E2" w14:paraId="3B396516" w14:textId="77777777">
        <w:trPr>
          <w:trHeight w:val="300"/>
          <w:jc w:val="center"/>
        </w:trPr>
        <w:tc>
          <w:tcPr>
            <w:tcW w:w="2880" w:type="dxa"/>
            <w:tcBorders>
              <w:top w:val="single" w:sz="4" w:space="0" w:color="000000"/>
              <w:bottom w:val="single" w:sz="4" w:space="0" w:color="000000"/>
            </w:tcBorders>
            <w:shd w:val="clear" w:color="auto" w:fill="0F3C60"/>
            <w:vAlign w:val="center"/>
          </w:tcPr>
          <w:p w14:paraId="0000003A" w14:textId="77777777" w:rsidR="00FC04E2" w:rsidRPr="00B2374E" w:rsidRDefault="00AC79B8">
            <w:pPr>
              <w:widowControl/>
              <w:spacing w:after="40" w:line="252" w:lineRule="auto"/>
              <w:rPr>
                <w:rFonts w:ascii="Calibri" w:eastAsia="Calibri" w:hAnsi="Calibri" w:cs="Calibri"/>
                <w:b/>
                <w:bCs/>
                <w:color w:val="FFFFFF" w:themeColor="background1"/>
                <w:sz w:val="18"/>
                <w:szCs w:val="18"/>
                <w:rPrChange w:id="173" w:author="Andreas Bjerregaard" w:date="2026-10-28T16:34:00Z" w16du:dateUtc="2026-10-28T15:34:00Z">
                  <w:rPr>
                    <w:rFonts w:ascii="Calibri" w:eastAsia="Calibri" w:hAnsi="Calibri" w:cs="Calibri"/>
                    <w:b/>
                    <w:bCs/>
                    <w:color w:val="222D39"/>
                    <w:sz w:val="18"/>
                    <w:szCs w:val="18"/>
                  </w:rPr>
                </w:rPrChange>
              </w:rPr>
            </w:pPr>
            <w:r w:rsidRPr="00B2374E">
              <w:rPr>
                <w:rFonts w:ascii="Calibri" w:eastAsia="Calibri" w:hAnsi="Calibri" w:cs="Calibri"/>
                <w:b/>
                <w:bCs/>
                <w:color w:val="FFFFFF" w:themeColor="background1"/>
                <w:sz w:val="18"/>
                <w:szCs w:val="18"/>
                <w:rPrChange w:id="174" w:author="Andreas Bjerregaard" w:date="2026-10-28T16:34:00Z" w16du:dateUtc="2026-10-28T15:34:00Z">
                  <w:rPr>
                    <w:rFonts w:ascii="Calibri" w:eastAsia="Calibri" w:hAnsi="Calibri" w:cs="Calibri"/>
                    <w:b/>
                    <w:bCs/>
                    <w:color w:val="222D39"/>
                    <w:sz w:val="18"/>
                    <w:szCs w:val="18"/>
                  </w:rPr>
                </w:rPrChange>
              </w:rPr>
              <w:t>Relative load</w:t>
            </w:r>
          </w:p>
        </w:tc>
        <w:tc>
          <w:tcPr>
            <w:tcW w:w="2880" w:type="dxa"/>
            <w:tcBorders>
              <w:top w:val="single" w:sz="4" w:space="0" w:color="000000"/>
              <w:bottom w:val="single" w:sz="4" w:space="0" w:color="000000"/>
            </w:tcBorders>
            <w:shd w:val="clear" w:color="auto" w:fill="0F3C60"/>
            <w:vAlign w:val="center"/>
          </w:tcPr>
          <w:p w14:paraId="0000003B" w14:textId="77777777" w:rsidR="00FC04E2" w:rsidRPr="00B2374E" w:rsidRDefault="00AC79B8">
            <w:pPr>
              <w:widowControl/>
              <w:spacing w:after="40" w:line="252" w:lineRule="auto"/>
              <w:rPr>
                <w:rFonts w:ascii="Calibri" w:eastAsia="Calibri" w:hAnsi="Calibri" w:cs="Calibri"/>
                <w:b/>
                <w:bCs/>
                <w:color w:val="FFFFFF" w:themeColor="background1"/>
                <w:sz w:val="18"/>
                <w:szCs w:val="18"/>
                <w:rPrChange w:id="175" w:author="Andreas Bjerregaard" w:date="2026-10-28T16:34:00Z" w16du:dateUtc="2026-10-28T15:34:00Z">
                  <w:rPr>
                    <w:rFonts w:ascii="Calibri" w:eastAsia="Calibri" w:hAnsi="Calibri" w:cs="Calibri"/>
                    <w:b/>
                    <w:bCs/>
                    <w:color w:val="222D39"/>
                    <w:sz w:val="18"/>
                    <w:szCs w:val="18"/>
                  </w:rPr>
                </w:rPrChange>
              </w:rPr>
            </w:pPr>
            <w:r w:rsidRPr="00B2374E">
              <w:rPr>
                <w:rFonts w:ascii="Calibri" w:eastAsia="Calibri" w:hAnsi="Calibri" w:cs="Calibri"/>
                <w:b/>
                <w:bCs/>
                <w:color w:val="FFFFFF" w:themeColor="background1"/>
                <w:sz w:val="18"/>
                <w:szCs w:val="18"/>
                <w:rPrChange w:id="176" w:author="Andreas Bjerregaard" w:date="2026-10-28T16:34:00Z" w16du:dateUtc="2026-10-28T15:34:00Z">
                  <w:rPr>
                    <w:rFonts w:ascii="Calibri" w:eastAsia="Calibri" w:hAnsi="Calibri" w:cs="Calibri"/>
                    <w:b/>
                    <w:bCs/>
                    <w:color w:val="222D39"/>
                    <w:sz w:val="18"/>
                    <w:szCs w:val="18"/>
                  </w:rPr>
                </w:rPrChange>
              </w:rPr>
              <w:t>Strength quality</w:t>
            </w:r>
          </w:p>
        </w:tc>
        <w:tc>
          <w:tcPr>
            <w:tcW w:w="2880" w:type="dxa"/>
            <w:tcBorders>
              <w:top w:val="single" w:sz="4" w:space="0" w:color="000000"/>
              <w:bottom w:val="single" w:sz="4" w:space="0" w:color="000000"/>
            </w:tcBorders>
            <w:shd w:val="clear" w:color="auto" w:fill="0F3C60"/>
            <w:vAlign w:val="center"/>
          </w:tcPr>
          <w:p w14:paraId="0000003C" w14:textId="77777777" w:rsidR="00FC04E2" w:rsidRPr="00B2374E" w:rsidRDefault="00AC79B8">
            <w:pPr>
              <w:widowControl/>
              <w:spacing w:after="40" w:line="252" w:lineRule="auto"/>
              <w:rPr>
                <w:rFonts w:ascii="Calibri" w:eastAsia="Calibri" w:hAnsi="Calibri" w:cs="Calibri"/>
                <w:b/>
                <w:bCs/>
                <w:color w:val="FFFFFF" w:themeColor="background1"/>
                <w:sz w:val="18"/>
                <w:szCs w:val="18"/>
                <w:rPrChange w:id="177" w:author="Andreas Bjerregaard" w:date="2026-10-28T16:34:00Z" w16du:dateUtc="2026-10-28T15:34:00Z">
                  <w:rPr>
                    <w:rFonts w:ascii="Calibri" w:eastAsia="Calibri" w:hAnsi="Calibri" w:cs="Calibri"/>
                    <w:b/>
                    <w:bCs/>
                    <w:color w:val="222D39"/>
                    <w:sz w:val="18"/>
                    <w:szCs w:val="18"/>
                  </w:rPr>
                </w:rPrChange>
              </w:rPr>
            </w:pPr>
            <w:r w:rsidRPr="00B2374E">
              <w:rPr>
                <w:rFonts w:ascii="Calibri" w:eastAsia="Calibri" w:hAnsi="Calibri" w:cs="Calibri"/>
                <w:b/>
                <w:bCs/>
                <w:color w:val="FFFFFF" w:themeColor="background1"/>
                <w:sz w:val="18"/>
                <w:szCs w:val="18"/>
                <w:rPrChange w:id="178" w:author="Andreas Bjerregaard" w:date="2026-10-28T16:34:00Z" w16du:dateUtc="2026-10-28T15:34:00Z">
                  <w:rPr>
                    <w:rFonts w:ascii="Calibri" w:eastAsia="Calibri" w:hAnsi="Calibri" w:cs="Calibri"/>
                    <w:b/>
                    <w:bCs/>
                    <w:color w:val="222D39"/>
                    <w:sz w:val="18"/>
                    <w:szCs w:val="18"/>
                  </w:rPr>
                </w:rPrChange>
              </w:rPr>
              <w:t>Velocity and training emphasis</w:t>
            </w:r>
          </w:p>
        </w:tc>
      </w:tr>
      <w:tr w:rsidR="00FC04E2" w14:paraId="23E7C3BA" w14:textId="77777777">
        <w:trPr>
          <w:trHeight w:val="300"/>
          <w:jc w:val="center"/>
        </w:trPr>
        <w:tc>
          <w:tcPr>
            <w:tcW w:w="2880" w:type="dxa"/>
            <w:tcBorders>
              <w:top w:val="single" w:sz="4" w:space="0" w:color="000000"/>
              <w:bottom w:val="single" w:sz="4" w:space="0" w:color="000000"/>
            </w:tcBorders>
            <w:shd w:val="clear" w:color="auto" w:fill="DDF4E7"/>
            <w:vAlign w:val="center"/>
          </w:tcPr>
          <w:p w14:paraId="0000003D" w14:textId="77777777" w:rsidR="00FC04E2" w:rsidRDefault="00AC79B8">
            <w:pPr>
              <w:widowControl/>
              <w:spacing w:after="40" w:line="252" w:lineRule="auto"/>
              <w:rPr>
                <w:rFonts w:ascii="Calibri" w:eastAsia="Calibri" w:hAnsi="Calibri" w:cs="Calibri"/>
                <w:b/>
                <w:bCs/>
                <w:color w:val="222D39"/>
                <w:sz w:val="18"/>
                <w:szCs w:val="18"/>
              </w:rPr>
            </w:pPr>
            <w:r>
              <w:rPr>
                <w:rFonts w:ascii="Calibri" w:eastAsia="Calibri" w:hAnsi="Calibri" w:cs="Calibri"/>
                <w:b/>
                <w:bCs/>
                <w:color w:val="222D39"/>
                <w:sz w:val="18"/>
                <w:szCs w:val="18"/>
              </w:rPr>
              <w:t>0–40% 1RM</w:t>
            </w:r>
          </w:p>
        </w:tc>
        <w:tc>
          <w:tcPr>
            <w:tcW w:w="2880" w:type="dxa"/>
            <w:tcBorders>
              <w:top w:val="single" w:sz="4" w:space="0" w:color="000000"/>
              <w:bottom w:val="single" w:sz="4" w:space="0" w:color="000000"/>
            </w:tcBorders>
            <w:shd w:val="clear" w:color="auto" w:fill="DDF4E7"/>
            <w:vAlign w:val="center"/>
          </w:tcPr>
          <w:p w14:paraId="0000003E" w14:textId="77777777" w:rsidR="00FC04E2" w:rsidRDefault="00AC79B8">
            <w:pPr>
              <w:widowControl/>
              <w:spacing w:after="40" w:line="252" w:lineRule="auto"/>
              <w:rPr>
                <w:rFonts w:ascii="Calibri" w:eastAsia="Calibri" w:hAnsi="Calibri" w:cs="Calibri"/>
                <w:b/>
                <w:bCs/>
                <w:color w:val="222D39"/>
                <w:sz w:val="18"/>
                <w:szCs w:val="18"/>
              </w:rPr>
            </w:pPr>
            <w:r>
              <w:rPr>
                <w:rFonts w:ascii="Calibri" w:eastAsia="Calibri" w:hAnsi="Calibri" w:cs="Calibri"/>
                <w:b/>
                <w:bCs/>
                <w:color w:val="222D39"/>
                <w:sz w:val="18"/>
                <w:szCs w:val="18"/>
              </w:rPr>
              <w:t>Speed-strength</w:t>
            </w:r>
          </w:p>
        </w:tc>
        <w:tc>
          <w:tcPr>
            <w:tcW w:w="2880" w:type="dxa"/>
            <w:tcBorders>
              <w:top w:val="single" w:sz="4" w:space="0" w:color="000000"/>
              <w:bottom w:val="single" w:sz="4" w:space="0" w:color="000000"/>
            </w:tcBorders>
            <w:shd w:val="clear" w:color="auto" w:fill="DDF4E7"/>
            <w:vAlign w:val="center"/>
          </w:tcPr>
          <w:p w14:paraId="0000003F" w14:textId="77777777" w:rsidR="00FC04E2" w:rsidRDefault="00AC79B8">
            <w:pPr>
              <w:widowControl/>
              <w:spacing w:after="40" w:line="252" w:lineRule="auto"/>
              <w:rPr>
                <w:rFonts w:ascii="Calibri" w:eastAsia="Calibri" w:hAnsi="Calibri" w:cs="Calibri"/>
                <w:b/>
                <w:bCs/>
                <w:color w:val="222D39"/>
                <w:sz w:val="18"/>
                <w:szCs w:val="18"/>
              </w:rPr>
            </w:pPr>
            <w:r>
              <w:rPr>
                <w:rFonts w:ascii="Calibri" w:eastAsia="Calibri" w:hAnsi="Calibri" w:cs="Calibri"/>
                <w:b/>
                <w:bCs/>
                <w:color w:val="222D39"/>
                <w:sz w:val="18"/>
                <w:szCs w:val="18"/>
              </w:rPr>
              <w:t>Approximately 1.0–1.5 m/s Relatively light loads moved at high velocity. The emphasis is on producing force quickly, rather than lifting a heavy weight.</w:t>
            </w:r>
          </w:p>
        </w:tc>
      </w:tr>
      <w:tr w:rsidR="00FC04E2" w14:paraId="0D4C8A6B" w14:textId="77777777">
        <w:trPr>
          <w:trHeight w:val="300"/>
          <w:jc w:val="center"/>
        </w:trPr>
        <w:tc>
          <w:tcPr>
            <w:tcW w:w="2880" w:type="dxa"/>
            <w:tcBorders>
              <w:top w:val="single" w:sz="4" w:space="0" w:color="000000"/>
              <w:bottom w:val="single" w:sz="4" w:space="0" w:color="000000"/>
            </w:tcBorders>
            <w:shd w:val="clear" w:color="auto" w:fill="FFF1D9"/>
            <w:vAlign w:val="center"/>
          </w:tcPr>
          <w:p w14:paraId="00000040" w14:textId="77777777" w:rsidR="00FC04E2" w:rsidRDefault="00AC79B8">
            <w:pPr>
              <w:widowControl/>
              <w:spacing w:after="40" w:line="252" w:lineRule="auto"/>
              <w:rPr>
                <w:rFonts w:ascii="Calibri" w:eastAsia="Calibri" w:hAnsi="Calibri" w:cs="Calibri"/>
                <w:b/>
                <w:bCs/>
                <w:color w:val="222D39"/>
                <w:sz w:val="18"/>
                <w:szCs w:val="18"/>
              </w:rPr>
            </w:pPr>
            <w:r>
              <w:rPr>
                <w:rFonts w:ascii="Calibri" w:eastAsia="Calibri" w:hAnsi="Calibri" w:cs="Calibri"/>
                <w:b/>
                <w:bCs/>
                <w:color w:val="222D39"/>
                <w:sz w:val="18"/>
                <w:szCs w:val="18"/>
              </w:rPr>
              <w:t>40–70% 1RM</w:t>
            </w:r>
          </w:p>
        </w:tc>
        <w:tc>
          <w:tcPr>
            <w:tcW w:w="2880" w:type="dxa"/>
            <w:tcBorders>
              <w:top w:val="single" w:sz="4" w:space="0" w:color="000000"/>
              <w:bottom w:val="single" w:sz="4" w:space="0" w:color="000000"/>
            </w:tcBorders>
            <w:shd w:val="clear" w:color="auto" w:fill="FFF1D9"/>
            <w:vAlign w:val="center"/>
          </w:tcPr>
          <w:p w14:paraId="00000041" w14:textId="77777777" w:rsidR="00FC04E2" w:rsidRDefault="00AC79B8">
            <w:pPr>
              <w:widowControl/>
              <w:spacing w:after="40" w:line="252" w:lineRule="auto"/>
              <w:rPr>
                <w:rFonts w:ascii="Calibri" w:eastAsia="Calibri" w:hAnsi="Calibri" w:cs="Calibri"/>
                <w:b/>
                <w:bCs/>
                <w:color w:val="222D39"/>
                <w:sz w:val="18"/>
                <w:szCs w:val="18"/>
              </w:rPr>
            </w:pPr>
            <w:r>
              <w:rPr>
                <w:rFonts w:ascii="Calibri" w:eastAsia="Calibri" w:hAnsi="Calibri" w:cs="Calibri"/>
                <w:b/>
                <w:bCs/>
                <w:color w:val="222D39"/>
                <w:sz w:val="18"/>
                <w:szCs w:val="18"/>
              </w:rPr>
              <w:t>Strength-speed</w:t>
            </w:r>
          </w:p>
        </w:tc>
        <w:tc>
          <w:tcPr>
            <w:tcW w:w="2880" w:type="dxa"/>
            <w:tcBorders>
              <w:top w:val="single" w:sz="4" w:space="0" w:color="000000"/>
              <w:bottom w:val="single" w:sz="4" w:space="0" w:color="000000"/>
            </w:tcBorders>
            <w:shd w:val="clear" w:color="auto" w:fill="FFF1D9"/>
            <w:vAlign w:val="center"/>
          </w:tcPr>
          <w:p w14:paraId="00000042" w14:textId="77777777" w:rsidR="00FC04E2" w:rsidRDefault="00AC79B8">
            <w:pPr>
              <w:widowControl/>
              <w:spacing w:after="40" w:line="252" w:lineRule="auto"/>
              <w:rPr>
                <w:rFonts w:ascii="Calibri" w:eastAsia="Calibri" w:hAnsi="Calibri" w:cs="Calibri"/>
                <w:b/>
                <w:bCs/>
                <w:color w:val="222D39"/>
                <w:sz w:val="18"/>
                <w:szCs w:val="18"/>
              </w:rPr>
            </w:pPr>
            <w:r>
              <w:rPr>
                <w:rFonts w:ascii="Calibri" w:eastAsia="Calibri" w:hAnsi="Calibri" w:cs="Calibri"/>
                <w:b/>
                <w:bCs/>
                <w:color w:val="222D39"/>
                <w:sz w:val="18"/>
                <w:szCs w:val="18"/>
              </w:rPr>
              <w:t>Approximately 0.75–1.0 m/s Moderate loads moved relatively quickly. The goal is to develop high force production while maintaining substantial movement velocity.</w:t>
            </w:r>
          </w:p>
        </w:tc>
      </w:tr>
      <w:tr w:rsidR="00FC04E2" w14:paraId="4C66E829" w14:textId="77777777">
        <w:trPr>
          <w:trHeight w:val="300"/>
          <w:jc w:val="center"/>
        </w:trPr>
        <w:tc>
          <w:tcPr>
            <w:tcW w:w="2880" w:type="dxa"/>
            <w:tcBorders>
              <w:top w:val="single" w:sz="4" w:space="0" w:color="000000"/>
              <w:bottom w:val="single" w:sz="4" w:space="0" w:color="000000"/>
            </w:tcBorders>
            <w:shd w:val="clear" w:color="auto" w:fill="FDE5E5"/>
            <w:vAlign w:val="center"/>
          </w:tcPr>
          <w:p w14:paraId="00000043" w14:textId="77777777" w:rsidR="00FC04E2" w:rsidRDefault="00AC79B8">
            <w:pPr>
              <w:widowControl/>
              <w:spacing w:after="40" w:line="252" w:lineRule="auto"/>
              <w:rPr>
                <w:rFonts w:ascii="Calibri" w:eastAsia="Calibri" w:hAnsi="Calibri" w:cs="Calibri"/>
                <w:b/>
                <w:bCs/>
                <w:color w:val="222D39"/>
                <w:sz w:val="18"/>
                <w:szCs w:val="18"/>
              </w:rPr>
            </w:pPr>
            <w:r>
              <w:rPr>
                <w:rFonts w:ascii="Calibri" w:eastAsia="Calibri" w:hAnsi="Calibri" w:cs="Calibri"/>
                <w:b/>
                <w:bCs/>
                <w:color w:val="222D39"/>
                <w:sz w:val="18"/>
                <w:szCs w:val="18"/>
              </w:rPr>
              <w:t>70–100% 1RM</w:t>
            </w:r>
          </w:p>
        </w:tc>
        <w:tc>
          <w:tcPr>
            <w:tcW w:w="2880" w:type="dxa"/>
            <w:tcBorders>
              <w:top w:val="single" w:sz="4" w:space="0" w:color="000000"/>
              <w:bottom w:val="single" w:sz="4" w:space="0" w:color="000000"/>
            </w:tcBorders>
            <w:shd w:val="clear" w:color="auto" w:fill="FDE5E5"/>
            <w:vAlign w:val="center"/>
          </w:tcPr>
          <w:p w14:paraId="00000044" w14:textId="77777777" w:rsidR="00FC04E2" w:rsidRDefault="00AC79B8">
            <w:pPr>
              <w:widowControl/>
              <w:spacing w:after="40" w:line="252" w:lineRule="auto"/>
              <w:rPr>
                <w:rFonts w:ascii="Calibri" w:eastAsia="Calibri" w:hAnsi="Calibri" w:cs="Calibri"/>
                <w:b/>
                <w:bCs/>
                <w:color w:val="222D39"/>
                <w:sz w:val="18"/>
                <w:szCs w:val="18"/>
              </w:rPr>
            </w:pPr>
            <w:r>
              <w:rPr>
                <w:rFonts w:ascii="Calibri" w:eastAsia="Calibri" w:hAnsi="Calibri" w:cs="Calibri"/>
                <w:b/>
                <w:bCs/>
                <w:color w:val="222D39"/>
                <w:sz w:val="18"/>
                <w:szCs w:val="18"/>
              </w:rPr>
              <w:t>Absolute strength</w:t>
            </w:r>
          </w:p>
        </w:tc>
        <w:tc>
          <w:tcPr>
            <w:tcW w:w="2880" w:type="dxa"/>
            <w:tcBorders>
              <w:top w:val="single" w:sz="4" w:space="0" w:color="000000"/>
              <w:bottom w:val="single" w:sz="4" w:space="0" w:color="000000"/>
            </w:tcBorders>
            <w:shd w:val="clear" w:color="auto" w:fill="FDE5E5"/>
            <w:vAlign w:val="center"/>
          </w:tcPr>
          <w:p w14:paraId="00000045" w14:textId="77777777" w:rsidR="00FC04E2" w:rsidRDefault="00AC79B8">
            <w:pPr>
              <w:widowControl/>
              <w:spacing w:after="40" w:line="252" w:lineRule="auto"/>
              <w:rPr>
                <w:rFonts w:ascii="Calibri" w:eastAsia="Calibri" w:hAnsi="Calibri" w:cs="Calibri"/>
                <w:b/>
                <w:bCs/>
                <w:color w:val="222D39"/>
                <w:sz w:val="18"/>
                <w:szCs w:val="18"/>
              </w:rPr>
            </w:pPr>
            <w:r>
              <w:rPr>
                <w:rFonts w:ascii="Calibri" w:eastAsia="Calibri" w:hAnsi="Calibri" w:cs="Calibri"/>
                <w:b/>
                <w:bCs/>
                <w:color w:val="222D39"/>
                <w:sz w:val="18"/>
                <w:szCs w:val="18"/>
              </w:rPr>
              <w:t xml:space="preserve">Slower lifting velocities; approximately 0.3 m/s at 100% 1RM for lower-body movements in the figure. Heavy resistance training where the primary </w:t>
            </w:r>
            <w:r>
              <w:rPr>
                <w:rFonts w:ascii="Calibri" w:eastAsia="Calibri" w:hAnsi="Calibri" w:cs="Calibri"/>
                <w:b/>
                <w:bCs/>
                <w:color w:val="222D39"/>
                <w:sz w:val="18"/>
                <w:szCs w:val="18"/>
              </w:rPr>
              <w:lastRenderedPageBreak/>
              <w:t>emphasis is on producing high levels of force.</w:t>
            </w:r>
          </w:p>
        </w:tc>
      </w:tr>
    </w:tbl>
    <w:p w14:paraId="00000046" w14:textId="77777777" w:rsidR="00FC04E2" w:rsidRDefault="00FC04E2">
      <w:pPr>
        <w:widowControl/>
        <w:spacing w:after="140" w:line="278" w:lineRule="auto"/>
        <w:rPr>
          <w:rFonts w:ascii="Helvetica Neue" w:eastAsia="Helvetica Neue" w:hAnsi="Helvetica Neue" w:cs="Helvetica Neue"/>
          <w:sz w:val="21"/>
          <w:szCs w:val="21"/>
          <w:highlight w:val="yellow"/>
        </w:rPr>
      </w:pPr>
    </w:p>
    <w:p w14:paraId="00000047" w14:textId="36E993FA" w:rsidR="00FC04E2" w:rsidRDefault="00AC79B8">
      <w:pPr>
        <w:keepNext/>
        <w:keepLines/>
        <w:widowControl/>
        <w:spacing w:before="300" w:after="120" w:line="276" w:lineRule="auto"/>
        <w:ind w:firstLine="720"/>
        <w:rPr>
          <w:sz w:val="28"/>
          <w:szCs w:val="28"/>
        </w:rPr>
      </w:pPr>
      <w:del w:id="179" w:author="Andreas Bjerregaard" w:date="2026-10-28T16:35:00Z" w16du:dateUtc="2026-10-28T15:35:00Z">
        <w:r w:rsidDel="00B2374E">
          <w:rPr>
            <w:rFonts w:ascii="Calibri" w:eastAsia="Calibri" w:hAnsi="Calibri" w:cs="Calibri"/>
            <w:b/>
            <w:bCs/>
            <w:color w:val="000000"/>
            <w:sz w:val="30"/>
            <w:szCs w:val="30"/>
          </w:rPr>
          <w:delText xml:space="preserve">Use 2: </w:delText>
        </w:r>
      </w:del>
      <w:ins w:id="180" w:author="Andreas Bjerregaard" w:date="2026-10-28T16:36:00Z" w16du:dateUtc="2026-10-28T15:36:00Z">
        <w:r w:rsidR="00B2374E">
          <w:rPr>
            <w:rFonts w:ascii="Calibri" w:eastAsia="Calibri" w:hAnsi="Calibri" w:cs="Calibri"/>
            <w:b/>
            <w:bCs/>
            <w:color w:val="000000"/>
            <w:sz w:val="30"/>
            <w:szCs w:val="30"/>
          </w:rPr>
          <w:t xml:space="preserve">Monitoring: </w:t>
        </w:r>
      </w:ins>
      <w:r>
        <w:rPr>
          <w:rFonts w:ascii="Calibri" w:eastAsia="Calibri" w:hAnsi="Calibri" w:cs="Calibri"/>
          <w:b/>
          <w:bCs/>
          <w:color w:val="000000"/>
          <w:sz w:val="30"/>
          <w:szCs w:val="30"/>
        </w:rPr>
        <w:t>Our daily test: a practical “thermometer”</w:t>
      </w:r>
    </w:p>
    <w:p w14:paraId="00000048" w14:textId="6832221A" w:rsidR="00FC04E2" w:rsidDel="00BD43A5" w:rsidRDefault="00BD43A5" w:rsidP="00BD43A5">
      <w:pPr>
        <w:widowControl/>
        <w:spacing w:after="140" w:line="278" w:lineRule="auto"/>
        <w:rPr>
          <w:del w:id="181" w:author="Andreas Bjerregaard" w:date="2026-10-28T16:37:00Z" w16du:dateUtc="2026-10-28T15:37:00Z"/>
          <w:rFonts w:ascii="Helvetica Neue" w:eastAsia="Helvetica Neue" w:hAnsi="Helvetica Neue" w:cs="Helvetica Neue"/>
          <w:color w:val="000000"/>
          <w:sz w:val="21"/>
          <w:szCs w:val="21"/>
        </w:rPr>
      </w:pPr>
      <w:ins w:id="182" w:author="Andreas Bjerregaard" w:date="2026-10-28T16:37:00Z">
        <w:r w:rsidRPr="00BD43A5">
          <w:rPr>
            <w:rFonts w:ascii="Helvetica Neue" w:eastAsia="Helvetica Neue" w:hAnsi="Helvetica Neue" w:cs="Helvetica Neue"/>
            <w:color w:val="000000"/>
            <w:sz w:val="21"/>
            <w:szCs w:val="21"/>
            <w:lang w:val="en-US"/>
            <w:rPrChange w:id="183" w:author="Andreas Bjerregaard" w:date="2026-10-28T16:37:00Z" w16du:dateUtc="2026-10-28T15:37:00Z">
              <w:rPr>
                <w:rFonts w:ascii="Helvetica Neue" w:eastAsia="Helvetica Neue" w:hAnsi="Helvetica Neue" w:cs="Helvetica Neue"/>
                <w:color w:val="000000"/>
                <w:sz w:val="21"/>
                <w:szCs w:val="21"/>
                <w:lang w:val="da-DK"/>
              </w:rPr>
            </w:rPrChange>
          </w:rPr>
          <w:t xml:space="preserve">In clinical practice, </w:t>
        </w:r>
      </w:ins>
      <w:ins w:id="184" w:author="Andreas Bjerregaard" w:date="2026-10-28T16:38:00Z" w16du:dateUtc="2026-10-28T15:38:00Z">
        <w:r>
          <w:rPr>
            <w:rFonts w:ascii="Helvetica Neue" w:eastAsia="Helvetica Neue" w:hAnsi="Helvetica Neue" w:cs="Helvetica Neue"/>
            <w:color w:val="000000"/>
            <w:sz w:val="21"/>
            <w:szCs w:val="21"/>
            <w:lang w:val="en-US"/>
          </w:rPr>
          <w:t xml:space="preserve">we introduce </w:t>
        </w:r>
      </w:ins>
      <w:ins w:id="185" w:author="Andreas Bjerregaard" w:date="2026-10-28T16:37:00Z">
        <w:r w:rsidRPr="00BD43A5">
          <w:rPr>
            <w:rFonts w:ascii="Helvetica Neue" w:eastAsia="Helvetica Neue" w:hAnsi="Helvetica Neue" w:cs="Helvetica Neue"/>
            <w:color w:val="000000"/>
            <w:sz w:val="21"/>
            <w:szCs w:val="21"/>
            <w:lang w:val="en-US"/>
            <w:rPrChange w:id="186" w:author="Andreas Bjerregaard" w:date="2026-10-28T16:37:00Z" w16du:dateUtc="2026-10-28T15:37:00Z">
              <w:rPr>
                <w:rFonts w:ascii="Helvetica Neue" w:eastAsia="Helvetica Neue" w:hAnsi="Helvetica Neue" w:cs="Helvetica Neue"/>
                <w:color w:val="000000"/>
                <w:sz w:val="21"/>
                <w:szCs w:val="21"/>
                <w:lang w:val="da-DK"/>
              </w:rPr>
            </w:rPrChange>
          </w:rPr>
          <w:t>VBT once the patient demonstrates good squat depth</w:t>
        </w:r>
      </w:ins>
      <w:ins w:id="187" w:author="Andreas Bjerregaard" w:date="2026-10-28T16:38:00Z" w16du:dateUtc="2026-10-28T15:38:00Z">
        <w:r>
          <w:rPr>
            <w:rFonts w:ascii="Helvetica Neue" w:eastAsia="Helvetica Neue" w:hAnsi="Helvetica Neue" w:cs="Helvetica Neue"/>
            <w:color w:val="000000"/>
            <w:sz w:val="21"/>
            <w:szCs w:val="21"/>
            <w:lang w:val="en-US"/>
          </w:rPr>
          <w:t xml:space="preserve"> </w:t>
        </w:r>
      </w:ins>
      <w:ins w:id="188" w:author="Andreas Bjerregaard" w:date="2026-10-28T16:37:00Z">
        <w:r w:rsidRPr="00BD43A5">
          <w:rPr>
            <w:rFonts w:ascii="Helvetica Neue" w:eastAsia="Helvetica Neue" w:hAnsi="Helvetica Neue" w:cs="Helvetica Neue"/>
            <w:color w:val="000000"/>
            <w:sz w:val="21"/>
            <w:szCs w:val="21"/>
            <w:lang w:val="en-US"/>
            <w:rPrChange w:id="189" w:author="Andreas Bjerregaard" w:date="2026-10-28T16:37:00Z" w16du:dateUtc="2026-10-28T15:37:00Z">
              <w:rPr>
                <w:rFonts w:ascii="Helvetica Neue" w:eastAsia="Helvetica Neue" w:hAnsi="Helvetica Neue" w:cs="Helvetica Neue"/>
                <w:color w:val="000000"/>
                <w:sz w:val="21"/>
                <w:szCs w:val="21"/>
                <w:lang w:val="da-DK"/>
              </w:rPr>
            </w:rPrChange>
          </w:rPr>
          <w:t>and</w:t>
        </w:r>
      </w:ins>
      <w:ins w:id="190" w:author="Andreas Bjerregaard" w:date="2026-10-28T16:38:00Z" w16du:dateUtc="2026-10-28T15:38:00Z">
        <w:r>
          <w:rPr>
            <w:rFonts w:ascii="Helvetica Neue" w:eastAsia="Helvetica Neue" w:hAnsi="Helvetica Neue" w:cs="Helvetica Neue"/>
            <w:color w:val="000000"/>
            <w:sz w:val="21"/>
            <w:szCs w:val="21"/>
            <w:lang w:val="en-US"/>
          </w:rPr>
          <w:t xml:space="preserve"> with a</w:t>
        </w:r>
      </w:ins>
      <w:ins w:id="191" w:author="Andreas Bjerregaard" w:date="2026-10-28T16:37:00Z">
        <w:r w:rsidRPr="00BD43A5">
          <w:rPr>
            <w:rFonts w:ascii="Helvetica Neue" w:eastAsia="Helvetica Neue" w:hAnsi="Helvetica Neue" w:cs="Helvetica Neue"/>
            <w:color w:val="000000"/>
            <w:sz w:val="21"/>
            <w:szCs w:val="21"/>
            <w:lang w:val="en-US"/>
            <w:rPrChange w:id="192" w:author="Andreas Bjerregaard" w:date="2026-10-28T16:37:00Z" w16du:dateUtc="2026-10-28T15:37:00Z">
              <w:rPr>
                <w:rFonts w:ascii="Helvetica Neue" w:eastAsia="Helvetica Neue" w:hAnsi="Helvetica Neue" w:cs="Helvetica Neue"/>
                <w:color w:val="000000"/>
                <w:sz w:val="21"/>
                <w:szCs w:val="21"/>
                <w:lang w:val="da-DK"/>
              </w:rPr>
            </w:rPrChange>
          </w:rPr>
          <w:t xml:space="preserve"> movement quality. </w:t>
        </w:r>
      </w:ins>
      <w:del w:id="193" w:author="Andreas Bjerregaard" w:date="2026-10-28T16:37:00Z" w16du:dateUtc="2026-10-28T15:37:00Z">
        <w:r w:rsidR="00AC79B8" w:rsidDel="00BD43A5">
          <w:rPr>
            <w:rFonts w:ascii="Helvetica Neue" w:eastAsia="Helvetica Neue" w:hAnsi="Helvetica Neue" w:cs="Helvetica Neue"/>
            <w:color w:val="000000"/>
            <w:sz w:val="21"/>
            <w:szCs w:val="21"/>
          </w:rPr>
          <w:delText>We begin only when the patient can perform a squat with acceptable depth, control, and movement quality. We may start with bodyweight squats performed with the intention to move quickly, then introduce light external loads as tolerated. Once the patient can repeat the movement consistently, we establish a reference load and begin building an individual load–velocity profile. This matters because the same bar speed does not represent the same relative load for every patient.</w:delText>
        </w:r>
      </w:del>
    </w:p>
    <w:p w14:paraId="00000049" w14:textId="5892D1D2"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 xml:space="preserve">A typical session starts with a </w:t>
      </w:r>
      <w:del w:id="194" w:author="Andreas Bjerregaard" w:date="2026-10-28T16:39:00Z" w16du:dateUtc="2026-10-28T15:39:00Z">
        <w:r w:rsidDel="005F5A25">
          <w:rPr>
            <w:rFonts w:ascii="Helvetica Neue" w:eastAsia="Helvetica Neue" w:hAnsi="Helvetica Neue" w:cs="Helvetica Neue"/>
            <w:color w:val="000000"/>
            <w:sz w:val="21"/>
            <w:szCs w:val="21"/>
          </w:rPr>
          <w:delText xml:space="preserve">bike </w:delText>
        </w:r>
      </w:del>
      <w:r>
        <w:rPr>
          <w:rFonts w:ascii="Helvetica Neue" w:eastAsia="Helvetica Neue" w:hAnsi="Helvetica Neue" w:cs="Helvetica Neue"/>
          <w:color w:val="000000"/>
          <w:sz w:val="21"/>
          <w:szCs w:val="21"/>
        </w:rPr>
        <w:t>warm-up</w:t>
      </w:r>
      <w:ins w:id="195" w:author="Andreas Bjerregaard" w:date="2026-10-28T16:39:00Z" w16du:dateUtc="2026-10-28T15:39:00Z">
        <w:r w:rsidR="005F5A25">
          <w:rPr>
            <w:rFonts w:ascii="Helvetica Neue" w:eastAsia="Helvetica Neue" w:hAnsi="Helvetica Neue" w:cs="Helvetica Neue"/>
            <w:color w:val="000000"/>
            <w:sz w:val="21"/>
            <w:szCs w:val="21"/>
          </w:rPr>
          <w:t xml:space="preserve"> be</w:t>
        </w:r>
        <w:r w:rsidR="00DF44BD">
          <w:rPr>
            <w:rFonts w:ascii="Helvetica Neue" w:eastAsia="Helvetica Neue" w:hAnsi="Helvetica Neue" w:cs="Helvetica Neue"/>
            <w:color w:val="000000"/>
            <w:sz w:val="21"/>
            <w:szCs w:val="21"/>
          </w:rPr>
          <w:t xml:space="preserve">fore moving into </w:t>
        </w:r>
      </w:ins>
      <w:del w:id="196" w:author="Andreas Bjerregaard" w:date="2026-10-28T16:39:00Z" w16du:dateUtc="2026-10-28T15:39:00Z">
        <w:r w:rsidDel="00DF44BD">
          <w:rPr>
            <w:rFonts w:ascii="Helvetica Neue" w:eastAsia="Helvetica Neue" w:hAnsi="Helvetica Neue" w:cs="Helvetica Neue"/>
            <w:color w:val="000000"/>
            <w:sz w:val="21"/>
            <w:szCs w:val="21"/>
          </w:rPr>
          <w:delText xml:space="preserve">. We then use </w:delText>
        </w:r>
      </w:del>
      <w:r>
        <w:rPr>
          <w:rFonts w:ascii="Helvetica Neue" w:eastAsia="Helvetica Neue" w:hAnsi="Helvetica Neue" w:cs="Helvetica Neue"/>
          <w:color w:val="000000"/>
          <w:sz w:val="21"/>
          <w:szCs w:val="21"/>
        </w:rPr>
        <w:t>three sets of five</w:t>
      </w:r>
      <w:ins w:id="197" w:author="Andreas Bjerregaard" w:date="2026-10-28T16:39:00Z" w16du:dateUtc="2026-10-28T15:39:00Z">
        <w:r w:rsidR="00DF44BD">
          <w:rPr>
            <w:rFonts w:ascii="Helvetica Neue" w:eastAsia="Helvetica Neue" w:hAnsi="Helvetica Neue" w:cs="Helvetica Neue"/>
            <w:color w:val="000000"/>
            <w:sz w:val="21"/>
            <w:szCs w:val="21"/>
          </w:rPr>
          <w:t xml:space="preserve"> back</w:t>
        </w:r>
      </w:ins>
      <w:r>
        <w:rPr>
          <w:rFonts w:ascii="Helvetica Neue" w:eastAsia="Helvetica Neue" w:hAnsi="Helvetica Neue" w:cs="Helvetica Neue"/>
          <w:color w:val="000000"/>
          <w:sz w:val="21"/>
          <w:szCs w:val="21"/>
        </w:rPr>
        <w:t xml:space="preserve"> squats</w:t>
      </w:r>
      <w:ins w:id="198" w:author="Andreas Bjerregaard" w:date="2026-10-28T16:39:00Z" w16du:dateUtc="2026-10-28T15:39:00Z">
        <w:r w:rsidR="00DF44BD">
          <w:rPr>
            <w:rFonts w:ascii="Helvetica Neue" w:eastAsia="Helvetica Neue" w:hAnsi="Helvetica Neue" w:cs="Helvetica Neue"/>
            <w:color w:val="000000"/>
            <w:sz w:val="21"/>
            <w:szCs w:val="21"/>
          </w:rPr>
          <w:t>. These are</w:t>
        </w:r>
      </w:ins>
      <w:del w:id="199" w:author="Andreas Bjerregaard" w:date="2026-10-28T16:39:00Z" w16du:dateUtc="2026-10-28T15:39:00Z">
        <w:r w:rsidDel="00DF44BD">
          <w:rPr>
            <w:rFonts w:ascii="Helvetica Neue" w:eastAsia="Helvetica Neue" w:hAnsi="Helvetica Neue" w:cs="Helvetica Neue"/>
            <w:color w:val="000000"/>
            <w:sz w:val="21"/>
            <w:szCs w:val="21"/>
          </w:rPr>
          <w:delText>,</w:delText>
        </w:r>
      </w:del>
      <w:r>
        <w:rPr>
          <w:rFonts w:ascii="Helvetica Neue" w:eastAsia="Helvetica Neue" w:hAnsi="Helvetica Neue" w:cs="Helvetica Neue"/>
          <w:color w:val="000000"/>
          <w:sz w:val="21"/>
          <w:szCs w:val="21"/>
        </w:rPr>
        <w:t xml:space="preserve"> performed with maximal intended concentric speed at a fixed reference load. For example</w:t>
      </w:r>
      <w:commentRangeStart w:id="200"/>
      <w:r>
        <w:rPr>
          <w:rFonts w:ascii="Helvetica Neue" w:eastAsia="Helvetica Neue" w:hAnsi="Helvetica Neue" w:cs="Helvetica Neue"/>
          <w:color w:val="000000"/>
          <w:sz w:val="21"/>
          <w:szCs w:val="21"/>
        </w:rPr>
        <w:t xml:space="preserve">, </w:t>
      </w:r>
      <w:del w:id="201" w:author="Andreas Bjerregaard" w:date="2026-10-28T16:40:00Z" w16du:dateUtc="2026-10-28T15:40:00Z">
        <w:r w:rsidDel="002E6861">
          <w:rPr>
            <w:rFonts w:ascii="Helvetica Neue" w:eastAsia="Helvetica Neue" w:hAnsi="Helvetica Neue" w:cs="Helvetica Neue"/>
            <w:color w:val="000000"/>
            <w:sz w:val="21"/>
            <w:szCs w:val="21"/>
          </w:rPr>
          <w:delText xml:space="preserve">bodyweight or a </w:delText>
        </w:r>
      </w:del>
      <w:r>
        <w:rPr>
          <w:rFonts w:ascii="Helvetica Neue" w:eastAsia="Helvetica Neue" w:hAnsi="Helvetica Neue" w:cs="Helvetica Neue"/>
          <w:color w:val="000000"/>
          <w:sz w:val="21"/>
          <w:szCs w:val="21"/>
        </w:rPr>
        <w:t>20</w:t>
      </w:r>
      <w:ins w:id="202" w:author="Andreas Bjerregaard" w:date="2026-10-28T16:40:00Z" w16du:dateUtc="2026-10-28T15:40:00Z">
        <w:r w:rsidR="002E6861">
          <w:rPr>
            <w:rFonts w:ascii="Helvetica Neue" w:eastAsia="Helvetica Neue" w:hAnsi="Helvetica Neue" w:cs="Helvetica Neue"/>
            <w:color w:val="000000"/>
            <w:sz w:val="21"/>
            <w:szCs w:val="21"/>
          </w:rPr>
          <w:t xml:space="preserve">, 30, </w:t>
        </w:r>
      </w:ins>
      <w:del w:id="203" w:author="Andreas Bjerregaard" w:date="2026-10-28T16:40:00Z" w16du:dateUtc="2026-10-28T15:40:00Z">
        <w:r w:rsidDel="002E6861">
          <w:rPr>
            <w:rFonts w:ascii="Helvetica Neue" w:eastAsia="Helvetica Neue" w:hAnsi="Helvetica Neue" w:cs="Helvetica Neue"/>
            <w:color w:val="000000"/>
            <w:sz w:val="21"/>
            <w:szCs w:val="21"/>
          </w:rPr>
          <w:delText>–</w:delText>
        </w:r>
      </w:del>
      <w:ins w:id="204" w:author="Andreas Bjerregaard" w:date="2026-10-28T16:40:00Z" w16du:dateUtc="2026-10-28T15:40:00Z">
        <w:r w:rsidR="002E6861">
          <w:rPr>
            <w:rFonts w:ascii="Helvetica Neue" w:eastAsia="Helvetica Neue" w:hAnsi="Helvetica Neue" w:cs="Helvetica Neue"/>
            <w:color w:val="000000"/>
            <w:sz w:val="21"/>
            <w:szCs w:val="21"/>
          </w:rPr>
          <w:t xml:space="preserve">and </w:t>
        </w:r>
      </w:ins>
      <w:r>
        <w:rPr>
          <w:rFonts w:ascii="Helvetica Neue" w:eastAsia="Helvetica Neue" w:hAnsi="Helvetica Neue" w:cs="Helvetica Neue"/>
          <w:color w:val="000000"/>
          <w:sz w:val="21"/>
          <w:szCs w:val="21"/>
        </w:rPr>
        <w:t>40 kg barbell</w:t>
      </w:r>
      <w:commentRangeEnd w:id="200"/>
      <w:r w:rsidR="002E6861">
        <w:rPr>
          <w:rStyle w:val="Kommentarhenvisning"/>
          <w:rFonts w:ascii="Helvetica Neue" w:eastAsia="Helvetica Neue" w:hAnsi="Helvetica Neue" w:cs="Helvetica Neue"/>
          <w:color w:val="000000"/>
          <w:sz w:val="21"/>
          <w:szCs w:val="21"/>
        </w:rPr>
        <w:commentReference w:id="200"/>
      </w:r>
      <w:r>
        <w:rPr>
          <w:rFonts w:ascii="Helvetica Neue" w:eastAsia="Helvetica Neue" w:hAnsi="Helvetica Neue" w:cs="Helvetica Neue"/>
          <w:color w:val="000000"/>
          <w:sz w:val="21"/>
          <w:szCs w:val="21"/>
        </w:rPr>
        <w:t xml:space="preserve">, depending on the person. </w:t>
      </w:r>
      <w:del w:id="205" w:author="Andreas Bjerregaard" w:date="2026-10-28T16:41:00Z" w16du:dateUtc="2026-10-28T15:41:00Z">
        <w:r w:rsidDel="00DE5427">
          <w:rPr>
            <w:rFonts w:ascii="Helvetica Neue" w:eastAsia="Helvetica Neue" w:hAnsi="Helvetica Neue" w:cs="Helvetica Neue"/>
            <w:color w:val="000000"/>
            <w:sz w:val="21"/>
            <w:szCs w:val="21"/>
          </w:rPr>
          <w:delText xml:space="preserve">We </w:delText>
        </w:r>
      </w:del>
      <w:ins w:id="206" w:author="Andreas Bjerregaard" w:date="2026-10-28T16:41:00Z" w16du:dateUtc="2026-10-28T15:41:00Z">
        <w:r w:rsidR="00DE5427">
          <w:rPr>
            <w:rFonts w:ascii="Helvetica Neue" w:eastAsia="Helvetica Neue" w:hAnsi="Helvetica Neue" w:cs="Helvetica Neue"/>
            <w:color w:val="000000"/>
            <w:sz w:val="21"/>
            <w:szCs w:val="21"/>
          </w:rPr>
          <w:t>With VBT we then</w:t>
        </w:r>
        <w:r w:rsidR="00DE5427">
          <w:rPr>
            <w:rFonts w:ascii="Helvetica Neue" w:eastAsia="Helvetica Neue" w:hAnsi="Helvetica Neue" w:cs="Helvetica Neue"/>
            <w:color w:val="000000"/>
            <w:sz w:val="21"/>
            <w:szCs w:val="21"/>
          </w:rPr>
          <w:t xml:space="preserve"> </w:t>
        </w:r>
      </w:ins>
      <w:r>
        <w:rPr>
          <w:rFonts w:ascii="Helvetica Neue" w:eastAsia="Helvetica Neue" w:hAnsi="Helvetica Neue" w:cs="Helvetica Neue"/>
          <w:color w:val="000000"/>
          <w:sz w:val="21"/>
          <w:szCs w:val="21"/>
        </w:rPr>
        <w:t>track concentric mean velocity</w:t>
      </w:r>
      <w:ins w:id="207" w:author="Andreas Bjerregaard" w:date="2026-10-28T16:41:00Z" w16du:dateUtc="2026-10-28T15:41:00Z">
        <w:r w:rsidR="00DE5427">
          <w:rPr>
            <w:rFonts w:ascii="Helvetica Neue" w:eastAsia="Helvetica Neue" w:hAnsi="Helvetica Neue" w:cs="Helvetica Neue"/>
            <w:color w:val="000000"/>
            <w:sz w:val="21"/>
            <w:szCs w:val="21"/>
          </w:rPr>
          <w:t>,</w:t>
        </w:r>
      </w:ins>
      <w:r>
        <w:rPr>
          <w:rFonts w:ascii="Helvetica Neue" w:eastAsia="Helvetica Neue" w:hAnsi="Helvetica Neue" w:cs="Helvetica Neue"/>
          <w:color w:val="000000"/>
          <w:sz w:val="21"/>
          <w:szCs w:val="21"/>
        </w:rPr>
        <w:t xml:space="preserve"> and compare it with that patient’s recent sessions. </w:t>
      </w:r>
      <w:del w:id="208" w:author="Andreas Bjerregaard" w:date="2026-10-28T16:42:00Z" w16du:dateUtc="2026-10-28T15:42:00Z">
        <w:r w:rsidDel="00DE5427">
          <w:rPr>
            <w:rFonts w:ascii="Helvetica Neue" w:eastAsia="Helvetica Neue" w:hAnsi="Helvetica Neue" w:cs="Helvetica Neue"/>
            <w:color w:val="000000"/>
            <w:sz w:val="21"/>
            <w:szCs w:val="21"/>
          </w:rPr>
          <w:delText>Keeping the load, squat depth, technique, and measurement method consistent makes the comparison more meaningful. Consistent with the metrics above, for this daily squat thermometer we use concentric</w:delText>
        </w:r>
        <w:commentRangeStart w:id="209"/>
        <w:r w:rsidDel="00DE5427">
          <w:rPr>
            <w:rFonts w:ascii="Helvetica Neue" w:eastAsia="Helvetica Neue" w:hAnsi="Helvetica Neue" w:cs="Helvetica Neue"/>
            <w:color w:val="000000"/>
            <w:sz w:val="21"/>
            <w:szCs w:val="21"/>
          </w:rPr>
          <w:delText xml:space="preserve"> </w:delText>
        </w:r>
        <w:commentRangeEnd w:id="209"/>
        <w:r w:rsidDel="00DE5427">
          <w:rPr>
            <w:rStyle w:val="Kommentarhenvisning"/>
            <w:rFonts w:ascii="Helvetica Neue" w:eastAsia="Helvetica Neue" w:hAnsi="Helvetica Neue" w:cs="Helvetica Neue"/>
            <w:color w:val="000000"/>
            <w:sz w:val="21"/>
            <w:szCs w:val="21"/>
          </w:rPr>
          <w:commentReference w:id="209"/>
        </w:r>
        <w:r w:rsidDel="00DE5427">
          <w:rPr>
            <w:rFonts w:ascii="Helvetica Neue" w:eastAsia="Helvetica Neue" w:hAnsi="Helvetica Neue" w:cs="Helvetica Neue"/>
            <w:color w:val="000000"/>
            <w:sz w:val="21"/>
            <w:szCs w:val="21"/>
          </w:rPr>
          <w:delText>mean velocity.</w:delText>
        </w:r>
      </w:del>
    </w:p>
    <w:p w14:paraId="0000004A" w14:textId="0FF68343"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 xml:space="preserve">If the reference load moves at a similar or faster velocity than usual, and the knee is responding well, we may continue with the planned strength session. If it moves noticeably more slowly, we have two options: change the session towards lower-demand </w:t>
      </w:r>
      <w:del w:id="210" w:author="Andreas Bjerregaard" w:date="2026-10-28T16:43:00Z" w16du:dateUtc="2026-10-28T15:43:00Z">
        <w:r w:rsidDel="00DE5427">
          <w:rPr>
            <w:rFonts w:ascii="Helvetica Neue" w:eastAsia="Helvetica Neue" w:hAnsi="Helvetica Neue" w:cs="Helvetica Neue"/>
            <w:color w:val="000000"/>
            <w:sz w:val="21"/>
            <w:szCs w:val="21"/>
          </w:rPr>
          <w:delText>work</w:delText>
        </w:r>
      </w:del>
      <w:ins w:id="211" w:author="Andreas Bjerregaard" w:date="2026-10-28T16:43:00Z" w16du:dateUtc="2026-10-28T15:43:00Z">
        <w:r w:rsidR="00DE5427">
          <w:rPr>
            <w:rFonts w:ascii="Helvetica Neue" w:eastAsia="Helvetica Neue" w:hAnsi="Helvetica Neue" w:cs="Helvetica Neue"/>
            <w:color w:val="000000"/>
            <w:sz w:val="21"/>
            <w:szCs w:val="21"/>
          </w:rPr>
          <w:t>exercises</w:t>
        </w:r>
      </w:ins>
      <w:r>
        <w:rPr>
          <w:rFonts w:ascii="Helvetica Neue" w:eastAsia="Helvetica Neue" w:hAnsi="Helvetica Neue" w:cs="Helvetica Neue"/>
          <w:color w:val="000000"/>
          <w:sz w:val="21"/>
          <w:szCs w:val="21"/>
        </w:rPr>
        <w:t>, such as mobility</w:t>
      </w:r>
      <w:ins w:id="212" w:author="Andreas Bjerregaard" w:date="2026-10-28T16:43:00Z" w16du:dateUtc="2026-10-28T15:43:00Z">
        <w:r w:rsidR="00DE5427">
          <w:rPr>
            <w:rFonts w:ascii="Helvetica Neue" w:eastAsia="Helvetica Neue" w:hAnsi="Helvetica Neue" w:cs="Helvetica Neue"/>
            <w:color w:val="000000"/>
            <w:sz w:val="21"/>
            <w:szCs w:val="21"/>
          </w:rPr>
          <w:t>,</w:t>
        </w:r>
      </w:ins>
      <w:del w:id="213" w:author="Andreas Bjerregaard" w:date="2026-10-28T16:43:00Z" w16du:dateUtc="2026-10-28T15:43:00Z">
        <w:r w:rsidDel="00DE5427">
          <w:rPr>
            <w:rFonts w:ascii="Helvetica Neue" w:eastAsia="Helvetica Neue" w:hAnsi="Helvetica Neue" w:cs="Helvetica Neue"/>
            <w:color w:val="000000"/>
            <w:sz w:val="21"/>
            <w:szCs w:val="21"/>
          </w:rPr>
          <w:delText xml:space="preserve"> or movement control, </w:delText>
        </w:r>
      </w:del>
      <w:r>
        <w:rPr>
          <w:rFonts w:ascii="Helvetica Neue" w:eastAsia="Helvetica Neue" w:hAnsi="Helvetica Neue" w:cs="Helvetica Neue"/>
          <w:color w:val="000000"/>
          <w:sz w:val="21"/>
          <w:szCs w:val="21"/>
        </w:rPr>
        <w:t xml:space="preserve">or reduce the load to match </w:t>
      </w:r>
      <w:del w:id="214" w:author="Andreas Bjerregaard" w:date="2026-10-28T16:43:00Z" w16du:dateUtc="2026-10-28T15:43:00Z">
        <w:r w:rsidDel="001B1CB6">
          <w:rPr>
            <w:rFonts w:ascii="Helvetica Neue" w:eastAsia="Helvetica Neue" w:hAnsi="Helvetica Neue" w:cs="Helvetica Neue"/>
            <w:color w:val="000000"/>
            <w:sz w:val="21"/>
            <w:szCs w:val="21"/>
          </w:rPr>
          <w:delText xml:space="preserve">the </w:delText>
        </w:r>
      </w:del>
      <w:ins w:id="215" w:author="Andreas Bjerregaard" w:date="2026-10-28T16:43:00Z" w16du:dateUtc="2026-10-28T15:43:00Z">
        <w:r w:rsidR="001B1CB6">
          <w:rPr>
            <w:rFonts w:ascii="Helvetica Neue" w:eastAsia="Helvetica Neue" w:hAnsi="Helvetica Neue" w:cs="Helvetica Neue"/>
            <w:color w:val="000000"/>
            <w:sz w:val="21"/>
            <w:szCs w:val="21"/>
          </w:rPr>
          <w:t>another</w:t>
        </w:r>
        <w:r w:rsidR="001B1CB6">
          <w:rPr>
            <w:rFonts w:ascii="Helvetica Neue" w:eastAsia="Helvetica Neue" w:hAnsi="Helvetica Neue" w:cs="Helvetica Neue"/>
            <w:color w:val="000000"/>
            <w:sz w:val="21"/>
            <w:szCs w:val="21"/>
          </w:rPr>
          <w:t xml:space="preserve"> </w:t>
        </w:r>
      </w:ins>
      <w:r>
        <w:rPr>
          <w:rFonts w:ascii="Helvetica Neue" w:eastAsia="Helvetica Neue" w:hAnsi="Helvetica Neue" w:cs="Helvetica Neue"/>
          <w:color w:val="000000"/>
          <w:sz w:val="21"/>
          <w:szCs w:val="21"/>
        </w:rPr>
        <w:t>intended training velocity. We prefer to interpret the number alongside pain, swelling, movement quality, and the patient’s injury history and lifting experience.</w:t>
      </w:r>
    </w:p>
    <w:p w14:paraId="0000004B" w14:textId="77777777" w:rsidR="00FC04E2" w:rsidRDefault="00AC79B8">
      <w:pPr>
        <w:widowControl/>
        <w:spacing w:after="140" w:line="276" w:lineRule="auto"/>
        <w:rPr>
          <w:rFonts w:ascii="Helvetica Neue" w:eastAsia="Helvetica Neue" w:hAnsi="Helvetica Neue" w:cs="Helvetica Neue"/>
          <w:color w:val="000000"/>
          <w:sz w:val="21"/>
          <w:szCs w:val="21"/>
        </w:rPr>
      </w:pPr>
      <w:r>
        <w:rPr>
          <w:noProof/>
        </w:rPr>
        <w:lastRenderedPageBreak/>
        <w:drawing>
          <wp:anchor distT="0" distB="0" distL="0" distR="0" simplePos="0" relativeHeight="251659264" behindDoc="0" locked="0" layoutInCell="1" hidden="0" allowOverlap="1" wp14:anchorId="2F22CEDB" wp14:editId="656683DE">
            <wp:simplePos x="0" y="0"/>
            <wp:positionH relativeFrom="column">
              <wp:posOffset>1233805</wp:posOffset>
            </wp:positionH>
            <wp:positionV relativeFrom="paragraph">
              <wp:posOffset>0</wp:posOffset>
            </wp:positionV>
            <wp:extent cx="3619817" cy="3554512"/>
            <wp:effectExtent l="0" t="0" r="0" b="0"/>
            <wp:wrapTopAndBottom distT="0" dist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3619817" cy="3554512"/>
                    </a:xfrm>
                    <a:prstGeom prst="rect">
                      <a:avLst/>
                    </a:prstGeom>
                    <a:ln/>
                  </pic:spPr>
                </pic:pic>
              </a:graphicData>
            </a:graphic>
          </wp:anchor>
        </w:drawing>
      </w:r>
    </w:p>
    <w:p w14:paraId="0000004C" w14:textId="30A0AA9A" w:rsidR="00FC04E2" w:rsidRDefault="00AC79B8">
      <w:pPr>
        <w:widowControl/>
        <w:spacing w:after="140"/>
        <w:rPr>
          <w:rFonts w:ascii="Helvetica Neue" w:eastAsia="Helvetica Neue" w:hAnsi="Helvetica Neue" w:cs="Helvetica Neue"/>
          <w:b/>
          <w:bCs/>
          <w:color w:val="000000"/>
          <w:sz w:val="18"/>
          <w:szCs w:val="18"/>
        </w:rPr>
      </w:pPr>
      <w:r>
        <w:rPr>
          <w:rFonts w:ascii="Helvetica Neue" w:eastAsia="Helvetica Neue" w:hAnsi="Helvetica Neue" w:cs="Helvetica Neue"/>
          <w:b/>
          <w:bCs/>
          <w:color w:val="000000"/>
          <w:sz w:val="18"/>
          <w:szCs w:val="18"/>
        </w:rPr>
        <w:t>Figure 1. Practical daily VBT decision flow</w:t>
      </w:r>
      <w:del w:id="216" w:author="Andreas Bjerregaard" w:date="2026-10-28T16:44:00Z" w16du:dateUtc="2026-10-28T15:44:00Z">
        <w:r w:rsidDel="001B1CB6">
          <w:rPr>
            <w:rFonts w:ascii="Helvetica Neue" w:eastAsia="Helvetica Neue" w:hAnsi="Helvetica Neue" w:cs="Helvetica Neue"/>
            <w:b/>
            <w:bCs/>
            <w:color w:val="000000"/>
            <w:sz w:val="18"/>
            <w:szCs w:val="18"/>
          </w:rPr>
          <w:delText>It</w:delText>
        </w:r>
      </w:del>
      <w:r>
        <w:rPr>
          <w:rFonts w:ascii="Helvetica Neue" w:eastAsia="Helvetica Neue" w:hAnsi="Helvetica Neue" w:cs="Helvetica Neue"/>
          <w:b/>
          <w:bCs/>
          <w:color w:val="000000"/>
          <w:sz w:val="18"/>
          <w:szCs w:val="18"/>
        </w:rPr>
        <w:t xml:space="preserve"> illustrates a decision process, not a validated ACLR algorithm.</w:t>
      </w:r>
    </w:p>
    <w:p w14:paraId="0000004D" w14:textId="1B01A220" w:rsidR="00FC04E2" w:rsidRDefault="00AC79B8">
      <w:pPr>
        <w:keepNext/>
        <w:keepLines/>
        <w:widowControl/>
        <w:spacing w:before="300" w:after="120" w:line="276" w:lineRule="auto"/>
        <w:ind w:firstLine="720"/>
        <w:rPr>
          <w:sz w:val="28"/>
          <w:szCs w:val="28"/>
        </w:rPr>
      </w:pPr>
      <w:del w:id="217" w:author="Andreas Bjerregaard" w:date="2026-10-28T16:44:00Z" w16du:dateUtc="2026-10-28T15:44:00Z">
        <w:r w:rsidDel="001B1CB6">
          <w:rPr>
            <w:rFonts w:ascii="Calibri" w:eastAsia="Calibri" w:hAnsi="Calibri" w:cs="Calibri"/>
            <w:b/>
            <w:bCs/>
            <w:color w:val="0D3858"/>
            <w:sz w:val="30"/>
            <w:szCs w:val="30"/>
          </w:rPr>
          <w:delText>Use 3</w:delText>
        </w:r>
      </w:del>
      <w:ins w:id="218" w:author="Andreas Bjerregaard" w:date="2026-10-28T16:44:00Z" w16du:dateUtc="2026-10-28T15:44:00Z">
        <w:r w:rsidR="001B1CB6">
          <w:rPr>
            <w:rFonts w:ascii="Calibri" w:eastAsia="Calibri" w:hAnsi="Calibri" w:cs="Calibri"/>
            <w:b/>
            <w:bCs/>
            <w:color w:val="0D3858"/>
            <w:sz w:val="30"/>
            <w:szCs w:val="30"/>
          </w:rPr>
          <w:t>Load adjustment</w:t>
        </w:r>
      </w:ins>
      <w:r>
        <w:rPr>
          <w:rFonts w:ascii="Calibri" w:eastAsia="Calibri" w:hAnsi="Calibri" w:cs="Calibri"/>
          <w:b/>
          <w:bCs/>
          <w:color w:val="0D3858"/>
          <w:sz w:val="30"/>
          <w:szCs w:val="30"/>
        </w:rPr>
        <w:t>: Knowing when to stop: velocity loss within a set</w:t>
      </w:r>
    </w:p>
    <w:p w14:paraId="0000004E" w14:textId="77777777"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Consider a squat set in which the first repetition is lifted at 0.80 m/s. Each repetition becomes a little slower. In this example, 0.64 m/s represents a 20% velocity reduction from 0.80 m/s. A patient could stop at that point even if more repetitions were originally planned or if less reps were planned, he could have continued until he reached the 20% drop in velocity.</w:t>
      </w:r>
    </w:p>
    <w:p w14:paraId="0000004F" w14:textId="77777777" w:rsidR="00FC04E2" w:rsidRDefault="00FC04E2">
      <w:pPr>
        <w:widowControl/>
        <w:spacing w:after="140" w:line="278" w:lineRule="auto"/>
        <w:rPr>
          <w:rFonts w:ascii="Helvetica Neue" w:eastAsia="Helvetica Neue" w:hAnsi="Helvetica Neue" w:cs="Helvetica Neue"/>
          <w:sz w:val="21"/>
          <w:szCs w:val="21"/>
        </w:rPr>
      </w:pPr>
    </w:p>
    <w:tbl>
      <w:tblPr>
        <w:tblStyle w:val="a1"/>
        <w:tblW w:w="8640" w:type="dxa"/>
        <w:jc w:val="center"/>
        <w:tblInd w:w="0" w:type="dxa"/>
        <w:tblLayout w:type="fixed"/>
        <w:tblLook w:val="0000" w:firstRow="0" w:lastRow="0" w:firstColumn="0" w:lastColumn="0" w:noHBand="0" w:noVBand="0"/>
      </w:tblPr>
      <w:tblGrid>
        <w:gridCol w:w="4320"/>
        <w:gridCol w:w="4320"/>
      </w:tblGrid>
      <w:tr w:rsidR="00FC04E2" w14:paraId="5430056E" w14:textId="77777777">
        <w:trPr>
          <w:trHeight w:val="300"/>
          <w:jc w:val="center"/>
        </w:trPr>
        <w:tc>
          <w:tcPr>
            <w:tcW w:w="4320" w:type="dxa"/>
            <w:tcBorders>
              <w:top w:val="single" w:sz="4" w:space="0" w:color="000000"/>
              <w:bottom w:val="single" w:sz="4" w:space="0" w:color="000000"/>
            </w:tcBorders>
            <w:shd w:val="clear" w:color="auto" w:fill="0F3C60"/>
            <w:vAlign w:val="center"/>
          </w:tcPr>
          <w:p w14:paraId="00000050"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b/>
                <w:bCs/>
                <w:color w:val="FFFFFF"/>
                <w:sz w:val="18"/>
                <w:szCs w:val="18"/>
              </w:rPr>
            </w:pPr>
            <w:r>
              <w:rPr>
                <w:rFonts w:ascii="Helvetica Neue" w:eastAsia="Helvetica Neue" w:hAnsi="Helvetica Neue" w:cs="Helvetica Neue"/>
                <w:b/>
                <w:bCs/>
                <w:color w:val="FFFFFF"/>
                <w:sz w:val="18"/>
                <w:szCs w:val="18"/>
              </w:rPr>
              <w:t>Repetition</w:t>
            </w:r>
          </w:p>
        </w:tc>
        <w:tc>
          <w:tcPr>
            <w:tcW w:w="4320" w:type="dxa"/>
            <w:tcBorders>
              <w:top w:val="single" w:sz="4" w:space="0" w:color="000000"/>
              <w:bottom w:val="single" w:sz="4" w:space="0" w:color="000000"/>
            </w:tcBorders>
            <w:shd w:val="clear" w:color="auto" w:fill="0F3C60"/>
            <w:vAlign w:val="center"/>
          </w:tcPr>
          <w:p w14:paraId="00000051"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b/>
                <w:bCs/>
                <w:color w:val="FFFFFF"/>
                <w:sz w:val="18"/>
                <w:szCs w:val="18"/>
              </w:rPr>
            </w:pPr>
            <w:r>
              <w:rPr>
                <w:rFonts w:ascii="Helvetica Neue" w:eastAsia="Helvetica Neue" w:hAnsi="Helvetica Neue" w:cs="Helvetica Neue"/>
                <w:b/>
                <w:bCs/>
                <w:color w:val="FFFFFF"/>
                <w:sz w:val="18"/>
                <w:szCs w:val="18"/>
              </w:rPr>
              <w:t>Velocity</w:t>
            </w:r>
          </w:p>
        </w:tc>
      </w:tr>
      <w:tr w:rsidR="00FC04E2" w14:paraId="514D25E6" w14:textId="77777777">
        <w:trPr>
          <w:trHeight w:val="300"/>
          <w:jc w:val="center"/>
        </w:trPr>
        <w:tc>
          <w:tcPr>
            <w:tcW w:w="4320" w:type="dxa"/>
            <w:tcBorders>
              <w:top w:val="single" w:sz="4" w:space="0" w:color="000000"/>
              <w:bottom w:val="single" w:sz="4" w:space="0" w:color="000000"/>
            </w:tcBorders>
            <w:vAlign w:val="center"/>
          </w:tcPr>
          <w:p w14:paraId="00000052"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1</w:t>
            </w:r>
          </w:p>
        </w:tc>
        <w:tc>
          <w:tcPr>
            <w:tcW w:w="4320" w:type="dxa"/>
            <w:tcBorders>
              <w:top w:val="single" w:sz="4" w:space="0" w:color="000000"/>
              <w:bottom w:val="single" w:sz="4" w:space="0" w:color="000000"/>
            </w:tcBorders>
            <w:vAlign w:val="center"/>
          </w:tcPr>
          <w:p w14:paraId="00000053"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0.80 m/s</w:t>
            </w:r>
          </w:p>
        </w:tc>
      </w:tr>
      <w:tr w:rsidR="00FC04E2" w14:paraId="17B3D9B3" w14:textId="77777777">
        <w:trPr>
          <w:trHeight w:val="300"/>
          <w:jc w:val="center"/>
        </w:trPr>
        <w:tc>
          <w:tcPr>
            <w:tcW w:w="4320" w:type="dxa"/>
            <w:tcBorders>
              <w:top w:val="single" w:sz="4" w:space="0" w:color="000000"/>
              <w:bottom w:val="single" w:sz="4" w:space="0" w:color="000000"/>
            </w:tcBorders>
            <w:vAlign w:val="center"/>
          </w:tcPr>
          <w:p w14:paraId="00000054"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2</w:t>
            </w:r>
          </w:p>
        </w:tc>
        <w:tc>
          <w:tcPr>
            <w:tcW w:w="4320" w:type="dxa"/>
            <w:tcBorders>
              <w:top w:val="single" w:sz="4" w:space="0" w:color="000000"/>
              <w:bottom w:val="single" w:sz="4" w:space="0" w:color="000000"/>
            </w:tcBorders>
            <w:vAlign w:val="center"/>
          </w:tcPr>
          <w:p w14:paraId="00000055"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0.78 m/s</w:t>
            </w:r>
          </w:p>
        </w:tc>
      </w:tr>
      <w:tr w:rsidR="00FC04E2" w14:paraId="69B36624" w14:textId="77777777">
        <w:trPr>
          <w:trHeight w:val="300"/>
          <w:jc w:val="center"/>
        </w:trPr>
        <w:tc>
          <w:tcPr>
            <w:tcW w:w="4320" w:type="dxa"/>
            <w:tcBorders>
              <w:top w:val="single" w:sz="4" w:space="0" w:color="000000"/>
              <w:bottom w:val="single" w:sz="4" w:space="0" w:color="000000"/>
            </w:tcBorders>
            <w:vAlign w:val="center"/>
          </w:tcPr>
          <w:p w14:paraId="00000056"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3</w:t>
            </w:r>
          </w:p>
        </w:tc>
        <w:tc>
          <w:tcPr>
            <w:tcW w:w="4320" w:type="dxa"/>
            <w:tcBorders>
              <w:top w:val="single" w:sz="4" w:space="0" w:color="000000"/>
              <w:bottom w:val="single" w:sz="4" w:space="0" w:color="000000"/>
            </w:tcBorders>
            <w:vAlign w:val="center"/>
          </w:tcPr>
          <w:p w14:paraId="00000057"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0.75 m/s</w:t>
            </w:r>
          </w:p>
        </w:tc>
      </w:tr>
      <w:tr w:rsidR="00FC04E2" w14:paraId="2262632C" w14:textId="77777777">
        <w:trPr>
          <w:trHeight w:val="300"/>
          <w:jc w:val="center"/>
        </w:trPr>
        <w:tc>
          <w:tcPr>
            <w:tcW w:w="4320" w:type="dxa"/>
            <w:tcBorders>
              <w:top w:val="single" w:sz="4" w:space="0" w:color="000000"/>
              <w:bottom w:val="single" w:sz="4" w:space="0" w:color="000000"/>
            </w:tcBorders>
            <w:vAlign w:val="center"/>
          </w:tcPr>
          <w:p w14:paraId="00000058"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4</w:t>
            </w:r>
          </w:p>
        </w:tc>
        <w:tc>
          <w:tcPr>
            <w:tcW w:w="4320" w:type="dxa"/>
            <w:tcBorders>
              <w:top w:val="single" w:sz="4" w:space="0" w:color="000000"/>
              <w:bottom w:val="single" w:sz="4" w:space="0" w:color="000000"/>
            </w:tcBorders>
            <w:vAlign w:val="center"/>
          </w:tcPr>
          <w:p w14:paraId="00000059"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0.72 m/s</w:t>
            </w:r>
          </w:p>
        </w:tc>
      </w:tr>
      <w:tr w:rsidR="00FC04E2" w14:paraId="33835EA2" w14:textId="77777777">
        <w:trPr>
          <w:trHeight w:val="300"/>
          <w:jc w:val="center"/>
        </w:trPr>
        <w:tc>
          <w:tcPr>
            <w:tcW w:w="4320" w:type="dxa"/>
            <w:tcBorders>
              <w:top w:val="single" w:sz="4" w:space="0" w:color="000000"/>
              <w:bottom w:val="single" w:sz="4" w:space="0" w:color="000000"/>
            </w:tcBorders>
            <w:vAlign w:val="center"/>
          </w:tcPr>
          <w:p w14:paraId="0000005A"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5</w:t>
            </w:r>
          </w:p>
        </w:tc>
        <w:tc>
          <w:tcPr>
            <w:tcW w:w="4320" w:type="dxa"/>
            <w:tcBorders>
              <w:top w:val="single" w:sz="4" w:space="0" w:color="000000"/>
              <w:bottom w:val="single" w:sz="4" w:space="0" w:color="000000"/>
            </w:tcBorders>
            <w:vAlign w:val="center"/>
          </w:tcPr>
          <w:p w14:paraId="0000005B"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0.68 m/s</w:t>
            </w:r>
          </w:p>
        </w:tc>
      </w:tr>
      <w:tr w:rsidR="00FC04E2" w14:paraId="51D249E9" w14:textId="77777777">
        <w:trPr>
          <w:trHeight w:val="300"/>
          <w:jc w:val="center"/>
        </w:trPr>
        <w:tc>
          <w:tcPr>
            <w:tcW w:w="4320" w:type="dxa"/>
            <w:tcBorders>
              <w:top w:val="single" w:sz="4" w:space="0" w:color="000000"/>
              <w:bottom w:val="single" w:sz="4" w:space="0" w:color="000000"/>
            </w:tcBorders>
            <w:vAlign w:val="center"/>
          </w:tcPr>
          <w:p w14:paraId="0000005C"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6</w:t>
            </w:r>
          </w:p>
        </w:tc>
        <w:tc>
          <w:tcPr>
            <w:tcW w:w="4320" w:type="dxa"/>
            <w:tcBorders>
              <w:top w:val="single" w:sz="4" w:space="0" w:color="000000"/>
              <w:bottom w:val="single" w:sz="4" w:space="0" w:color="000000"/>
            </w:tcBorders>
            <w:vAlign w:val="center"/>
          </w:tcPr>
          <w:p w14:paraId="0000005D" w14:textId="77777777" w:rsidR="00FC04E2" w:rsidRDefault="00AC79B8">
            <w:pPr>
              <w:widowControl/>
              <w:pBdr>
                <w:top w:val="nil"/>
                <w:left w:val="nil"/>
                <w:bottom w:val="nil"/>
                <w:right w:val="nil"/>
                <w:between w:val="nil"/>
              </w:pBdr>
              <w:spacing w:after="40" w:line="252" w:lineRule="auto"/>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0.64 m/s</w:t>
            </w:r>
          </w:p>
        </w:tc>
      </w:tr>
    </w:tbl>
    <w:p w14:paraId="0000005E" w14:textId="77777777" w:rsidR="00FC04E2" w:rsidRDefault="00FC04E2">
      <w:pPr>
        <w:widowControl/>
        <w:spacing w:after="140" w:line="360" w:lineRule="auto"/>
        <w:rPr>
          <w:rFonts w:ascii="Helvetica Neue" w:eastAsia="Helvetica Neue" w:hAnsi="Helvetica Neue" w:cs="Helvetica Neue"/>
          <w:b/>
          <w:bCs/>
          <w:sz w:val="18"/>
          <w:szCs w:val="18"/>
        </w:rPr>
      </w:pPr>
    </w:p>
    <w:p w14:paraId="0000005F" w14:textId="77777777" w:rsidR="00FC04E2" w:rsidRDefault="00AC79B8">
      <w:pPr>
        <w:widowControl/>
        <w:spacing w:after="140" w:line="360" w:lineRule="auto"/>
        <w:rPr>
          <w:rFonts w:ascii="Helvetica Neue" w:eastAsia="Helvetica Neue" w:hAnsi="Helvetica Neue" w:cs="Helvetica Neue"/>
          <w:b/>
          <w:bCs/>
          <w:color w:val="000000"/>
          <w:sz w:val="18"/>
          <w:szCs w:val="18"/>
        </w:rPr>
      </w:pPr>
      <w:r>
        <w:rPr>
          <w:rFonts w:ascii="Helvetica Neue" w:eastAsia="Helvetica Neue" w:hAnsi="Helvetica Neue" w:cs="Helvetica Neue"/>
          <w:b/>
          <w:bCs/>
          <w:color w:val="000000"/>
          <w:sz w:val="18"/>
          <w:szCs w:val="18"/>
        </w:rPr>
        <w:t>Table 2. Illustrative squat set: velocity decreases from 0.80 to 0.64 m/s, equivalent to 20% velocity loss relative to the fastest repetition.</w:t>
      </w:r>
    </w:p>
    <w:p w14:paraId="00000060" w14:textId="77777777"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lastRenderedPageBreak/>
        <w:t>In practice, this means we do not always have to insist on completing a fixed number of repetitions. We can set a velocity-loss limit and stop the set when performance drops beyond it.</w:t>
      </w:r>
    </w:p>
    <w:p w14:paraId="00000061" w14:textId="77777777" w:rsidR="00FC04E2" w:rsidRDefault="00AC79B8">
      <w:pPr>
        <w:widowControl/>
        <w:spacing w:after="140" w:line="278" w:lineRule="auto"/>
        <w:rPr>
          <w:rFonts w:ascii="Helvetica Neue" w:eastAsia="Helvetica Neue" w:hAnsi="Helvetica Neue" w:cs="Helvetica Neue"/>
          <w:color w:val="000000"/>
          <w:sz w:val="21"/>
          <w:szCs w:val="21"/>
          <w:highlight w:val="yellow"/>
        </w:rPr>
      </w:pPr>
      <w:r>
        <w:rPr>
          <w:rFonts w:ascii="Helvetica Neue" w:eastAsia="Helvetica Neue" w:hAnsi="Helvetica Neue" w:cs="Helvetica Neue"/>
          <w:color w:val="000000"/>
          <w:sz w:val="21"/>
          <w:szCs w:val="21"/>
          <w:highlight w:val="yellow"/>
        </w:rPr>
        <w:t>NEED VIDEO OF BACK SQUAT AND SHOWING THE SCREEN WITH 20% VELOCITY LOSS</w:t>
      </w:r>
    </w:p>
    <w:p w14:paraId="00000062" w14:textId="77777777" w:rsidR="00FC04E2" w:rsidRDefault="00AC79B8">
      <w:pPr>
        <w:widowControl/>
        <w:spacing w:after="140" w:line="278" w:lineRule="auto"/>
        <w:rPr>
          <w:rFonts w:ascii="Helvetica Neue" w:eastAsia="Helvetica Neue" w:hAnsi="Helvetica Neue" w:cs="Helvetica Neue"/>
          <w:sz w:val="21"/>
          <w:szCs w:val="21"/>
          <w:highlight w:val="yellow"/>
        </w:rPr>
      </w:pPr>
      <w:r>
        <w:rPr>
          <w:rFonts w:ascii="Helvetica Neue" w:eastAsia="Helvetica Neue" w:hAnsi="Helvetica Neue" w:cs="Helvetica Neue"/>
          <w:noProof/>
          <w:sz w:val="21"/>
          <w:szCs w:val="21"/>
          <w:highlight w:val="yellow"/>
        </w:rPr>
        <w:drawing>
          <wp:inline distT="114300" distB="114300" distL="114300" distR="114300" wp14:anchorId="28DDD376" wp14:editId="61061A5A">
            <wp:extent cx="6163310" cy="33655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63310" cy="3365500"/>
                    </a:xfrm>
                    <a:prstGeom prst="rect">
                      <a:avLst/>
                    </a:prstGeom>
                    <a:ln/>
                  </pic:spPr>
                </pic:pic>
              </a:graphicData>
            </a:graphic>
          </wp:inline>
        </w:drawing>
      </w:r>
    </w:p>
    <w:p w14:paraId="532371BD" w14:textId="7072FF31" w:rsidR="004B76E9" w:rsidRPr="004B76E9" w:rsidRDefault="004B76E9" w:rsidP="004B76E9">
      <w:pPr>
        <w:widowControl/>
        <w:spacing w:after="140" w:line="278" w:lineRule="auto"/>
        <w:rPr>
          <w:ins w:id="219" w:author="Andreas Bjerregaard" w:date="2026-10-28T16:46:00Z"/>
          <w:rFonts w:ascii="Helvetica Neue" w:eastAsia="Helvetica Neue" w:hAnsi="Helvetica Neue" w:cs="Helvetica Neue"/>
          <w:color w:val="000000"/>
          <w:sz w:val="21"/>
          <w:szCs w:val="21"/>
          <w:lang w:val="en-US"/>
          <w:rPrChange w:id="220" w:author="Andreas Bjerregaard" w:date="2026-10-28T16:46:00Z" w16du:dateUtc="2026-10-28T15:46:00Z">
            <w:rPr>
              <w:ins w:id="221" w:author="Andreas Bjerregaard" w:date="2026-10-28T16:46:00Z"/>
              <w:rFonts w:ascii="Helvetica Neue" w:eastAsia="Helvetica Neue" w:hAnsi="Helvetica Neue" w:cs="Helvetica Neue"/>
              <w:color w:val="000000"/>
              <w:sz w:val="21"/>
              <w:szCs w:val="21"/>
              <w:lang w:val="da-DK"/>
            </w:rPr>
          </w:rPrChange>
        </w:rPr>
      </w:pPr>
      <w:ins w:id="222" w:author="Andreas Bjerregaard" w:date="2026-10-28T16:46:00Z">
        <w:r w:rsidRPr="004B76E9">
          <w:rPr>
            <w:rFonts w:ascii="Helvetica Neue" w:eastAsia="Helvetica Neue" w:hAnsi="Helvetica Neue" w:cs="Helvetica Neue"/>
            <w:color w:val="000000"/>
            <w:sz w:val="21"/>
            <w:szCs w:val="21"/>
            <w:lang w:val="en-US"/>
            <w:rPrChange w:id="223" w:author="Andreas Bjerregaard" w:date="2026-10-28T16:46:00Z" w16du:dateUtc="2026-10-28T15:46:00Z">
              <w:rPr>
                <w:rFonts w:ascii="Helvetica Neue" w:eastAsia="Helvetica Neue" w:hAnsi="Helvetica Neue" w:cs="Helvetica Neue"/>
                <w:color w:val="000000"/>
                <w:sz w:val="21"/>
                <w:szCs w:val="21"/>
                <w:lang w:val="da-DK"/>
              </w:rPr>
            </w:rPrChange>
          </w:rPr>
          <w:t>The chosen velocity loss depends on the goal of the exercise. Lower velocity loss generally means less fatigue, while higher velocity loss produces more fatigue and requires longer recovery. As shown in Figure 2, a 25% velocity loss would stop the set after 7 repetitions, while a 50% loss would allow 10 repetitions. We us</w:t>
        </w:r>
      </w:ins>
      <w:ins w:id="224" w:author="Andreas Bjerregaard" w:date="2026-10-28T16:47:00Z" w16du:dateUtc="2026-10-28T15:47:00Z">
        <w:r>
          <w:rPr>
            <w:rFonts w:ascii="Helvetica Neue" w:eastAsia="Helvetica Neue" w:hAnsi="Helvetica Neue" w:cs="Helvetica Neue"/>
            <w:color w:val="000000"/>
            <w:sz w:val="21"/>
            <w:szCs w:val="21"/>
            <w:lang w:val="en-US"/>
          </w:rPr>
          <w:t>ually decribe</w:t>
        </w:r>
      </w:ins>
      <w:ins w:id="225" w:author="Andreas Bjerregaard" w:date="2026-10-28T16:46:00Z">
        <w:r w:rsidRPr="004B76E9">
          <w:rPr>
            <w:rFonts w:ascii="Helvetica Neue" w:eastAsia="Helvetica Neue" w:hAnsi="Helvetica Neue" w:cs="Helvetica Neue"/>
            <w:color w:val="000000"/>
            <w:sz w:val="21"/>
            <w:szCs w:val="21"/>
            <w:lang w:val="en-US"/>
            <w:rPrChange w:id="226" w:author="Andreas Bjerregaard" w:date="2026-10-28T16:46:00Z" w16du:dateUtc="2026-10-28T15:46:00Z">
              <w:rPr>
                <w:rFonts w:ascii="Helvetica Neue" w:eastAsia="Helvetica Neue" w:hAnsi="Helvetica Neue" w:cs="Helvetica Neue"/>
                <w:color w:val="000000"/>
                <w:sz w:val="21"/>
                <w:szCs w:val="21"/>
                <w:lang w:val="da-DK"/>
              </w:rPr>
            </w:rPrChange>
          </w:rPr>
          <w:t xml:space="preserve"> 20% velocity loss </w:t>
        </w:r>
      </w:ins>
      <w:ins w:id="227" w:author="Andreas Bjerregaard" w:date="2026-10-28T16:47:00Z" w16du:dateUtc="2026-10-28T15:47:00Z">
        <w:r>
          <w:rPr>
            <w:rFonts w:ascii="Helvetica Neue" w:eastAsia="Helvetica Neue" w:hAnsi="Helvetica Neue" w:cs="Helvetica Neue"/>
            <w:color w:val="000000"/>
            <w:sz w:val="21"/>
            <w:szCs w:val="21"/>
            <w:lang w:val="en-US"/>
          </w:rPr>
          <w:t>in our ACLR rehabilitation.</w:t>
        </w:r>
      </w:ins>
    </w:p>
    <w:p w14:paraId="00000063" w14:textId="60B9CE12" w:rsidR="00FC04E2" w:rsidDel="004B76E9" w:rsidRDefault="00AC79B8">
      <w:pPr>
        <w:widowControl/>
        <w:spacing w:after="140" w:line="278" w:lineRule="auto"/>
        <w:rPr>
          <w:del w:id="228" w:author="Andreas Bjerregaard" w:date="2026-10-28T16:46:00Z" w16du:dateUtc="2026-10-28T15:46:00Z"/>
          <w:rFonts w:ascii="Helvetica Neue" w:eastAsia="Helvetica Neue" w:hAnsi="Helvetica Neue" w:cs="Helvetica Neue"/>
          <w:color w:val="000000"/>
          <w:sz w:val="21"/>
          <w:szCs w:val="21"/>
        </w:rPr>
      </w:pPr>
      <w:del w:id="229" w:author="Andreas Bjerregaard" w:date="2026-10-28T16:46:00Z" w16du:dateUtc="2026-10-28T15:46:00Z">
        <w:r w:rsidDel="004B76E9">
          <w:rPr>
            <w:rFonts w:ascii="Helvetica Neue" w:eastAsia="Helvetica Neue" w:hAnsi="Helvetica Neue" w:cs="Helvetica Neue"/>
            <w:color w:val="000000"/>
            <w:sz w:val="21"/>
            <w:szCs w:val="21"/>
          </w:rPr>
          <w:delText xml:space="preserve">The chosen velocity loss depends on the goal of the exercise. A low velocity loss usually means less fatigue, and a higher velocity loss </w:delText>
        </w:r>
      </w:del>
      <w:del w:id="230" w:author="Andreas Bjerregaard" w:date="2026-10-28T16:45:00Z" w16du:dateUtc="2026-10-28T15:45:00Z">
        <w:r w:rsidDel="006E769C">
          <w:rPr>
            <w:rFonts w:ascii="Helvetica Neue" w:eastAsia="Helvetica Neue" w:hAnsi="Helvetica Neue" w:cs="Helvetica Neue"/>
            <w:color w:val="000000"/>
            <w:sz w:val="21"/>
            <w:szCs w:val="21"/>
          </w:rPr>
          <w:delText>produce</w:delText>
        </w:r>
      </w:del>
      <w:del w:id="231" w:author="Andreas Bjerregaard" w:date="2026-10-28T16:46:00Z" w16du:dateUtc="2026-10-28T15:46:00Z">
        <w:r w:rsidDel="004B76E9">
          <w:rPr>
            <w:rFonts w:ascii="Helvetica Neue" w:eastAsia="Helvetica Neue" w:hAnsi="Helvetica Neue" w:cs="Helvetica Neue"/>
            <w:color w:val="000000"/>
            <w:sz w:val="21"/>
            <w:szCs w:val="21"/>
          </w:rPr>
          <w:delText xml:space="preserve"> more fatigue and requires a longer recovery between set.</w:delText>
        </w:r>
      </w:del>
      <w:del w:id="232" w:author="Andreas Bjerregaard" w:date="2026-10-28T16:45:00Z" w16du:dateUtc="2026-10-28T15:45:00Z">
        <w:r w:rsidDel="006E769C">
          <w:rPr>
            <w:rFonts w:ascii="Helvetica Neue" w:eastAsia="Helvetica Neue" w:hAnsi="Helvetica Neue" w:cs="Helvetica Neue"/>
            <w:color w:val="000000"/>
            <w:sz w:val="21"/>
            <w:szCs w:val="21"/>
          </w:rPr>
          <w:delText>.</w:delText>
        </w:r>
      </w:del>
      <w:del w:id="233" w:author="Andreas Bjerregaard" w:date="2026-10-28T16:46:00Z" w16du:dateUtc="2026-10-28T15:46:00Z">
        <w:r w:rsidDel="004B76E9">
          <w:rPr>
            <w:rFonts w:ascii="Helvetica Neue" w:eastAsia="Helvetica Neue" w:hAnsi="Helvetica Neue" w:cs="Helvetica Neue"/>
            <w:color w:val="000000"/>
            <w:sz w:val="21"/>
            <w:szCs w:val="21"/>
          </w:rPr>
          <w:delText xml:space="preserve"> We use 20% velocity loss here to explain the method, not because it is a stopping rule.</w:delText>
        </w:r>
      </w:del>
    </w:p>
    <w:p w14:paraId="00000064" w14:textId="77777777" w:rsidR="00FC04E2" w:rsidRDefault="00AC79B8">
      <w:pPr>
        <w:widowControl/>
        <w:spacing w:after="140" w:line="278" w:lineRule="auto"/>
        <w:rPr>
          <w:rFonts w:ascii="Times New Roman" w:eastAsia="Times New Roman" w:hAnsi="Times New Roman" w:cs="Times New Roman"/>
          <w:color w:val="000000"/>
          <w:sz w:val="21"/>
          <w:szCs w:val="21"/>
        </w:rPr>
      </w:pPr>
      <w:r>
        <w:rPr>
          <w:rFonts w:ascii="Times New Roman" w:eastAsia="Times New Roman" w:hAnsi="Times New Roman" w:cs="Times New Roman"/>
          <w:noProof/>
          <w:color w:val="000000"/>
          <w:sz w:val="21"/>
          <w:szCs w:val="21"/>
        </w:rPr>
        <w:drawing>
          <wp:inline distT="0" distB="0" distL="0" distR="0" wp14:anchorId="422DC949" wp14:editId="718FC025">
            <wp:extent cx="5486400" cy="254127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486400" cy="2541270"/>
                    </a:xfrm>
                    <a:prstGeom prst="rect">
                      <a:avLst/>
                    </a:prstGeom>
                    <a:ln/>
                  </pic:spPr>
                </pic:pic>
              </a:graphicData>
            </a:graphic>
          </wp:inline>
        </w:drawing>
      </w:r>
    </w:p>
    <w:p w14:paraId="00000065" w14:textId="77777777" w:rsidR="00FC04E2" w:rsidRDefault="00AC79B8">
      <w:pPr>
        <w:keepNext/>
        <w:widowControl/>
        <w:rPr>
          <w:rFonts w:ascii="Helvetica Neue" w:eastAsia="Helvetica Neue" w:hAnsi="Helvetica Neue" w:cs="Helvetica Neue"/>
          <w:b/>
          <w:bCs/>
          <w:color w:val="000000"/>
          <w:sz w:val="32"/>
          <w:szCs w:val="32"/>
        </w:rPr>
      </w:pPr>
      <w:r>
        <w:rPr>
          <w:rFonts w:ascii="Helvetica Neue" w:eastAsia="Helvetica Neue" w:hAnsi="Helvetica Neue" w:cs="Helvetica Neue"/>
          <w:b/>
          <w:bCs/>
          <w:color w:val="000000"/>
          <w:sz w:val="32"/>
          <w:szCs w:val="32"/>
        </w:rPr>
        <w:lastRenderedPageBreak/>
        <w:t>How we progress VBT across ACLR rehabilitation</w:t>
      </w:r>
      <w:r>
        <w:rPr>
          <w:rFonts w:ascii="Helvetica Neue" w:eastAsia="Helvetica Neue" w:hAnsi="Helvetica Neue" w:cs="Helvetica Neue"/>
          <w:b/>
          <w:bCs/>
          <w:sz w:val="32"/>
          <w:szCs w:val="32"/>
        </w:rPr>
        <w:t>?</w:t>
      </w:r>
    </w:p>
    <w:p w14:paraId="00000066" w14:textId="77777777" w:rsidR="00FC04E2" w:rsidRDefault="00FC04E2">
      <w:pPr>
        <w:keepNext/>
        <w:widowControl/>
        <w:rPr>
          <w:rFonts w:ascii="Helvetica Neue" w:eastAsia="Helvetica Neue" w:hAnsi="Helvetica Neue" w:cs="Helvetica Neue"/>
          <w:b/>
          <w:bCs/>
          <w:sz w:val="32"/>
          <w:szCs w:val="32"/>
        </w:rPr>
      </w:pPr>
    </w:p>
    <w:p w14:paraId="00000067" w14:textId="77777777" w:rsidR="00FC04E2" w:rsidRDefault="00AC79B8">
      <w:pPr>
        <w:widowControl/>
        <w:spacing w:after="140" w:line="278" w:lineRule="auto"/>
        <w:rPr>
          <w:rFonts w:ascii="Cambria" w:eastAsia="Cambria" w:hAnsi="Cambria" w:cs="Cambria"/>
          <w:color w:val="000000"/>
          <w:sz w:val="21"/>
          <w:szCs w:val="21"/>
        </w:rPr>
      </w:pPr>
      <w:r>
        <w:rPr>
          <w:rFonts w:ascii="Cambria" w:eastAsia="Cambria" w:hAnsi="Cambria" w:cs="Cambria"/>
          <w:color w:val="000000"/>
          <w:sz w:val="21"/>
          <w:szCs w:val="21"/>
        </w:rPr>
        <w:t>In our clinical practice, we gradually progress from lighter resistance towards heavier strength work while introducing faster exercises as the patient meets the relevant criteria. The time frames below illustrate one approach; they are not automatic clearance dates or a validated ACLR protocol.</w:t>
      </w:r>
    </w:p>
    <w:p w14:paraId="00000068" w14:textId="77777777" w:rsidR="00FC04E2" w:rsidRDefault="00AC79B8">
      <w:pPr>
        <w:keepNext/>
        <w:keepLines/>
        <w:widowControl/>
        <w:numPr>
          <w:ilvl w:val="0"/>
          <w:numId w:val="1"/>
        </w:numPr>
        <w:tabs>
          <w:tab w:val="left" w:pos="604"/>
        </w:tabs>
        <w:spacing w:before="200" w:line="276" w:lineRule="auto"/>
        <w:rPr>
          <w:b/>
          <w:bCs/>
          <w:color w:val="000000"/>
          <w:sz w:val="21"/>
          <w:szCs w:val="21"/>
        </w:rPr>
      </w:pPr>
      <w:r>
        <w:rPr>
          <w:rFonts w:ascii="Calibri" w:eastAsia="Calibri" w:hAnsi="Calibri" w:cs="Calibri"/>
          <w:b/>
          <w:bCs/>
          <w:color w:val="000000"/>
          <w:sz w:val="21"/>
          <w:szCs w:val="21"/>
        </w:rPr>
        <w:t>0–3 months: Building strength and training tolerance</w:t>
      </w:r>
    </w:p>
    <w:p w14:paraId="00000069" w14:textId="77777777" w:rsidR="00FC04E2" w:rsidRDefault="00AC79B8">
      <w:pPr>
        <w:widowControl/>
        <w:spacing w:after="140" w:line="278" w:lineRule="auto"/>
        <w:rPr>
          <w:rFonts w:ascii="Cambria" w:eastAsia="Cambria" w:hAnsi="Cambria" w:cs="Cambria"/>
          <w:color w:val="000000"/>
          <w:sz w:val="21"/>
          <w:szCs w:val="21"/>
        </w:rPr>
      </w:pPr>
      <w:r>
        <w:rPr>
          <w:rFonts w:ascii="Cambria" w:eastAsia="Cambria" w:hAnsi="Cambria" w:cs="Cambria"/>
          <w:color w:val="000000"/>
          <w:sz w:val="21"/>
          <w:szCs w:val="21"/>
        </w:rPr>
        <w:t>During approximately the first 3 months, we generally emphasize controlled resistance training below 70% of estimated 1RM, with the aim of rebuilding strength and loading tolerance. Surgical restrictions, symptoms, and exercise selection take priority over any percentage target.</w:t>
      </w:r>
    </w:p>
    <w:p w14:paraId="0000006A" w14:textId="77777777" w:rsidR="00FC04E2" w:rsidRDefault="00AC79B8">
      <w:pPr>
        <w:keepNext/>
        <w:keepLines/>
        <w:widowControl/>
        <w:numPr>
          <w:ilvl w:val="0"/>
          <w:numId w:val="2"/>
        </w:numPr>
        <w:tabs>
          <w:tab w:val="left" w:pos="604"/>
        </w:tabs>
        <w:spacing w:before="200" w:line="276" w:lineRule="auto"/>
        <w:rPr>
          <w:b/>
          <w:bCs/>
          <w:color w:val="000000"/>
          <w:sz w:val="21"/>
          <w:szCs w:val="21"/>
        </w:rPr>
      </w:pPr>
      <w:r>
        <w:rPr>
          <w:rFonts w:ascii="Calibri" w:eastAsia="Calibri" w:hAnsi="Calibri" w:cs="Calibri"/>
          <w:b/>
          <w:bCs/>
          <w:color w:val="000000"/>
          <w:sz w:val="21"/>
          <w:szCs w:val="21"/>
        </w:rPr>
        <w:t>3–6 months: Increasing strength and introducing strength-speed</w:t>
      </w:r>
    </w:p>
    <w:p w14:paraId="0000006B" w14:textId="77777777" w:rsidR="00FC04E2" w:rsidRDefault="00AC79B8">
      <w:pPr>
        <w:widowControl/>
        <w:spacing w:after="140" w:line="278" w:lineRule="auto"/>
      </w:pPr>
      <w:r>
        <w:rPr>
          <w:rFonts w:ascii="Cambria" w:eastAsia="Cambria" w:hAnsi="Cambria" w:cs="Cambria"/>
          <w:color w:val="000000"/>
          <w:sz w:val="22"/>
          <w:szCs w:val="22"/>
        </w:rPr>
        <w:t>Between approximately 3–6 months, we may introduce faster strength-speed work. Again using the squat as our main reference exercise. We aim for a mean concentric velocity of approximately 0.75–1.00 m/s, depending on the training goal, while maintaining good movement quality. while maintaining good movement quality. As the patient progresses, we may introduce more explosive exercises,That velocity can also mark our entry point for adding more load to the squat. At this stage we can start building an initial force–velocity profile to map strength zones for that individual. Mean propulsive velocity may be useful here, because — as explained earlier — it tends to be more accurate with lighter loads. As the patient progresses, we may introduce more explosive exercises.</w:t>
      </w:r>
    </w:p>
    <w:p w14:paraId="0000006C" w14:textId="77777777" w:rsidR="00FC04E2" w:rsidRDefault="00AC79B8">
      <w:pPr>
        <w:widowControl/>
        <w:spacing w:after="140" w:line="278" w:lineRule="auto"/>
        <w:rPr>
          <w:rFonts w:ascii="Cambria" w:eastAsia="Cambria" w:hAnsi="Cambria" w:cs="Cambria"/>
          <w:color w:val="000000"/>
          <w:sz w:val="22"/>
          <w:szCs w:val="22"/>
        </w:rPr>
      </w:pPr>
      <w:r>
        <w:rPr>
          <w:rFonts w:ascii="Cambria" w:eastAsia="Cambria" w:hAnsi="Cambria" w:cs="Cambria"/>
          <w:color w:val="000000"/>
          <w:sz w:val="22"/>
          <w:szCs w:val="22"/>
        </w:rPr>
        <w:t>where mean propulsive velocity can help us monitor the speed of the movement without including the final braking phase before standing position.</w:t>
      </w:r>
    </w:p>
    <w:p w14:paraId="0000006D" w14:textId="77777777" w:rsidR="00FC04E2" w:rsidRDefault="00AC79B8">
      <w:pPr>
        <w:keepNext/>
        <w:keepLines/>
        <w:widowControl/>
        <w:numPr>
          <w:ilvl w:val="0"/>
          <w:numId w:val="3"/>
        </w:numPr>
        <w:tabs>
          <w:tab w:val="left" w:pos="604"/>
        </w:tabs>
        <w:spacing w:before="200" w:line="276" w:lineRule="auto"/>
        <w:rPr>
          <w:b/>
          <w:bCs/>
          <w:color w:val="000000"/>
          <w:sz w:val="21"/>
          <w:szCs w:val="21"/>
        </w:rPr>
      </w:pPr>
      <w:r>
        <w:rPr>
          <w:rFonts w:ascii="Calibri" w:eastAsia="Calibri" w:hAnsi="Calibri" w:cs="Calibri"/>
          <w:b/>
          <w:bCs/>
          <w:color w:val="000000"/>
          <w:sz w:val="21"/>
          <w:szCs w:val="21"/>
        </w:rPr>
        <w:t>From approximately 4.5 months: Developing explosive performance</w:t>
      </w:r>
    </w:p>
    <w:p w14:paraId="0000006E" w14:textId="77777777" w:rsidR="00FC04E2" w:rsidRDefault="00AC79B8">
      <w:pPr>
        <w:widowControl/>
        <w:spacing w:after="140" w:line="278" w:lineRule="auto"/>
        <w:rPr>
          <w:rFonts w:ascii="Cambria" w:eastAsia="Cambria" w:hAnsi="Cambria" w:cs="Cambria"/>
          <w:color w:val="000000"/>
          <w:sz w:val="21"/>
          <w:szCs w:val="21"/>
        </w:rPr>
      </w:pPr>
      <w:r>
        <w:rPr>
          <w:rFonts w:ascii="Cambria" w:eastAsia="Cambria" w:hAnsi="Cambria" w:cs="Cambria"/>
          <w:color w:val="000000"/>
          <w:sz w:val="21"/>
          <w:szCs w:val="21"/>
        </w:rPr>
        <w:t>From around 4.5 months, when the athlete meets the relevant strength and movement criteria, we continue refining the force–velocity (load–velocity) profile.</w:t>
      </w:r>
    </w:p>
    <w:p w14:paraId="0000006F" w14:textId="77777777" w:rsidR="00FC04E2" w:rsidRDefault="00AC79B8">
      <w:pPr>
        <w:widowControl/>
        <w:spacing w:after="140" w:line="278" w:lineRule="auto"/>
      </w:pPr>
      <w:r>
        <w:rPr>
          <w:rFonts w:ascii="Cambria" w:eastAsia="Cambria" w:hAnsi="Cambria" w:cs="Cambria"/>
          <w:color w:val="000000"/>
          <w:sz w:val="21"/>
          <w:szCs w:val="21"/>
        </w:rPr>
        <w:t>From around 4.5 months, when the athlete meets the relevant strength and movement criteria, this is a good point to start thinking in a force–velocity (load–velocity) profile for that patient, still with the squat as our main reference. Mean concentric velocity can help us be more accurate with the lighter loads we often use at this stage. Velocity loss remains a key tool to manage fatigue in the set while we keep progressing running, plyometrics, or change of direction. We also keep using velocity in the warm-up as our daily readiness check or ¨thermometer¨ with the same fixed-load..</w:t>
      </w:r>
    </w:p>
    <w:p w14:paraId="00000070" w14:textId="77777777" w:rsidR="00FC04E2" w:rsidRDefault="00AC79B8">
      <w:pPr>
        <w:widowControl/>
        <w:spacing w:after="140" w:line="278" w:lineRule="auto"/>
      </w:pPr>
      <w:r>
        <w:rPr>
          <w:rFonts w:ascii="Cambria" w:eastAsia="Cambria" w:hAnsi="Cambria" w:cs="Cambria"/>
          <w:color w:val="000000"/>
          <w:sz w:val="21"/>
          <w:szCs w:val="21"/>
        </w:rPr>
        <w:t>We may also introduce loaded squat jumps, for that, we prefer peak velocity (it tends to be more accurate in the literature), though mean propulsive velocity can also be used.</w:t>
      </w:r>
    </w:p>
    <w:p w14:paraId="00000071" w14:textId="77777777" w:rsidR="00FC04E2" w:rsidRDefault="00AC79B8">
      <w:pPr>
        <w:widowControl/>
        <w:spacing w:after="140" w:line="278" w:lineRule="auto"/>
      </w:pPr>
      <w:r>
        <w:rPr>
          <w:rFonts w:ascii="Cambria" w:eastAsia="Cambria" w:hAnsi="Cambria" w:cs="Cambria"/>
          <w:color w:val="000000"/>
          <w:sz w:val="22"/>
          <w:szCs w:val="22"/>
        </w:rPr>
        <w:t>From around 4.5 months, we continue refining the load–velocity profile to improve load prediction. We use velocity loss to managing fatigue within a set. We may also introduce loaded squat jumps, using mean propulsive velocity to monitor the propulsive portion of the movement together with the peak velocity.</w:t>
      </w:r>
    </w:p>
    <w:p w14:paraId="00000072" w14:textId="77777777" w:rsidR="00FC04E2" w:rsidRDefault="00AC79B8">
      <w:pPr>
        <w:widowControl/>
        <w:spacing w:after="140" w:line="278" w:lineRule="auto"/>
        <w:rPr>
          <w:rFonts w:ascii="Cambria" w:eastAsia="Cambria" w:hAnsi="Cambria" w:cs="Cambria"/>
          <w:color w:val="000000"/>
          <w:sz w:val="22"/>
          <w:szCs w:val="22"/>
        </w:rPr>
      </w:pPr>
      <w:r>
        <w:rPr>
          <w:rFonts w:ascii="Cambria" w:eastAsia="Cambria" w:hAnsi="Cambria" w:cs="Cambria"/>
          <w:color w:val="000000"/>
          <w:sz w:val="22"/>
          <w:szCs w:val="22"/>
        </w:rPr>
        <w:t>The daily readiness during the warm-up set may be using the thermometer with the same fixed-load 3 × 5 reference sets described earlier.</w:t>
      </w:r>
    </w:p>
    <w:p w14:paraId="00000073" w14:textId="77777777" w:rsidR="00FC04E2" w:rsidRDefault="00AC79B8">
      <w:pPr>
        <w:keepNext/>
        <w:keepLines/>
        <w:widowControl/>
        <w:numPr>
          <w:ilvl w:val="0"/>
          <w:numId w:val="4"/>
        </w:numPr>
        <w:tabs>
          <w:tab w:val="left" w:pos="604"/>
        </w:tabs>
        <w:spacing w:before="200" w:line="276" w:lineRule="auto"/>
        <w:rPr>
          <w:b/>
          <w:bCs/>
          <w:color w:val="000000"/>
          <w:sz w:val="21"/>
          <w:szCs w:val="21"/>
        </w:rPr>
      </w:pPr>
      <w:r>
        <w:rPr>
          <w:rFonts w:ascii="Calibri" w:eastAsia="Calibri" w:hAnsi="Calibri" w:cs="Calibri"/>
          <w:b/>
          <w:bCs/>
          <w:color w:val="000000"/>
          <w:sz w:val="21"/>
          <w:szCs w:val="21"/>
        </w:rPr>
        <w:lastRenderedPageBreak/>
        <w:t>After 6 months: Maximal strength and power</w:t>
      </w:r>
    </w:p>
    <w:p w14:paraId="00000074" w14:textId="77777777" w:rsidR="00FC04E2" w:rsidRDefault="00AC79B8">
      <w:pPr>
        <w:widowControl/>
        <w:spacing w:after="140" w:line="278" w:lineRule="auto"/>
        <w:rPr>
          <w:rFonts w:ascii="Cambria" w:eastAsia="Cambria" w:hAnsi="Cambria" w:cs="Cambria"/>
          <w:color w:val="000000"/>
          <w:sz w:val="21"/>
          <w:szCs w:val="21"/>
        </w:rPr>
      </w:pPr>
      <w:r>
        <w:rPr>
          <w:rFonts w:ascii="Cambria" w:eastAsia="Cambria" w:hAnsi="Cambria" w:cs="Cambria"/>
          <w:color w:val="000000"/>
          <w:sz w:val="21"/>
          <w:szCs w:val="21"/>
        </w:rPr>
        <w:t>After 6 months, we often include heavier strength work at or above 85% of 1RM alongside continued power training, provided the patient is ready for it. We use velocity mainly for load prediction based on each  individual profile, and as a training tool for velocity loss and feedback.</w:t>
      </w:r>
    </w:p>
    <w:p w14:paraId="00000075" w14:textId="77777777" w:rsidR="00FC04E2" w:rsidRDefault="00FC04E2">
      <w:pPr>
        <w:widowControl/>
        <w:spacing w:after="140" w:line="278" w:lineRule="auto"/>
        <w:rPr>
          <w:rFonts w:ascii="Cambria" w:eastAsia="Cambria" w:hAnsi="Cambria" w:cs="Cambria"/>
          <w:sz w:val="21"/>
          <w:szCs w:val="21"/>
        </w:rPr>
      </w:pPr>
    </w:p>
    <w:p w14:paraId="00000076" w14:textId="77777777" w:rsidR="00FC04E2" w:rsidRDefault="00AC79B8">
      <w:pPr>
        <w:keepNext/>
        <w:widowControl/>
        <w:rPr>
          <w:rFonts w:ascii="Calibri" w:eastAsia="Calibri" w:hAnsi="Calibri" w:cs="Calibri"/>
          <w:b/>
          <w:bCs/>
          <w:color w:val="000000"/>
          <w:sz w:val="33"/>
          <w:szCs w:val="33"/>
        </w:rPr>
      </w:pPr>
      <w:r>
        <w:rPr>
          <w:rFonts w:ascii="Helvetica Neue" w:eastAsia="Helvetica Neue" w:hAnsi="Helvetica Neue" w:cs="Helvetica Neue"/>
          <w:b/>
          <w:bCs/>
          <w:color w:val="000000"/>
          <w:sz w:val="33"/>
          <w:szCs w:val="33"/>
        </w:rPr>
        <w:t>Clinical case example:</w:t>
      </w:r>
      <w:r>
        <w:rPr>
          <w:rFonts w:ascii="Calibri" w:eastAsia="Calibri" w:hAnsi="Calibri" w:cs="Calibri"/>
          <w:b/>
          <w:bCs/>
          <w:color w:val="000000"/>
          <w:sz w:val="33"/>
          <w:szCs w:val="33"/>
        </w:rPr>
        <w:t xml:space="preserve"> </w:t>
      </w:r>
    </w:p>
    <w:p w14:paraId="00000077" w14:textId="77777777" w:rsidR="00FC04E2" w:rsidRDefault="00AC79B8">
      <w:pPr>
        <w:keepNext/>
        <w:widowControl/>
        <w:rPr>
          <w:rFonts w:ascii="Helvetica Neue" w:eastAsia="Helvetica Neue" w:hAnsi="Helvetica Neue" w:cs="Helvetica Neue"/>
          <w:b/>
          <w:bCs/>
          <w:color w:val="000000"/>
          <w:sz w:val="32"/>
          <w:szCs w:val="32"/>
        </w:rPr>
      </w:pPr>
      <w:r>
        <w:rPr>
          <w:rFonts w:ascii="Helvetica Neue" w:eastAsia="Helvetica Neue" w:hAnsi="Helvetica Neue" w:cs="Helvetica Neue"/>
          <w:b/>
          <w:bCs/>
          <w:color w:val="000000"/>
          <w:sz w:val="32"/>
          <w:szCs w:val="32"/>
        </w:rPr>
        <w:t>From rebuilding strength to producing force quickly</w:t>
      </w:r>
    </w:p>
    <w:p w14:paraId="00000078" w14:textId="77777777" w:rsidR="00FC04E2" w:rsidRDefault="00FC04E2">
      <w:pPr>
        <w:keepNext/>
        <w:widowControl/>
        <w:rPr>
          <w:rFonts w:ascii="Helvetica Neue" w:eastAsia="Helvetica Neue" w:hAnsi="Helvetica Neue" w:cs="Helvetica Neue"/>
          <w:b/>
          <w:bCs/>
          <w:sz w:val="32"/>
          <w:szCs w:val="32"/>
        </w:rPr>
      </w:pPr>
    </w:p>
    <w:p w14:paraId="00000079" w14:textId="77777777" w:rsidR="00FC04E2" w:rsidRDefault="00AC79B8">
      <w:pPr>
        <w:widowControl/>
        <w:spacing w:after="140" w:line="278" w:lineRule="auto"/>
        <w:rPr>
          <w:rFonts w:ascii="Cambria" w:eastAsia="Cambria" w:hAnsi="Cambria" w:cs="Cambria"/>
          <w:color w:val="222D39"/>
          <w:sz w:val="21"/>
          <w:szCs w:val="21"/>
        </w:rPr>
      </w:pPr>
      <w:r>
        <w:rPr>
          <w:rFonts w:ascii="Cambria" w:eastAsia="Cambria" w:hAnsi="Cambria" w:cs="Cambria"/>
          <w:color w:val="222D39"/>
          <w:sz w:val="21"/>
          <w:szCs w:val="21"/>
        </w:rPr>
        <w:t xml:space="preserve">Later in rehabilitation we also want the athlete to produce force rapidly when jumping. We may use velocity feedback during loaded squat jumps to choose a load that still allows fast movement. If our clinical goal is to improve concentric impulse in a countermovement jump (CMJ), we can train with loaded jumps and keep velocity around 0.75–1.00 m/s. </w:t>
      </w:r>
    </w:p>
    <w:p w14:paraId="0000007A" w14:textId="77777777" w:rsidR="00FC04E2" w:rsidRDefault="00AC79B8">
      <w:pPr>
        <w:widowControl/>
        <w:spacing w:after="140" w:line="278" w:lineRule="auto"/>
      </w:pPr>
      <w:r>
        <w:rPr>
          <w:rFonts w:ascii="Helvetica Neue" w:eastAsia="Helvetica Neue" w:hAnsi="Helvetica Neue" w:cs="Helvetica Neue"/>
          <w:color w:val="000000"/>
          <w:sz w:val="21"/>
          <w:szCs w:val="21"/>
          <w:highlight w:val="yellow"/>
        </w:rPr>
        <w:t>NEED VIDEO OF CMJ WITH A TRAPBAR BARBELL</w:t>
      </w:r>
      <w:r>
        <w:rPr>
          <w:rFonts w:ascii="Helvetica Neue" w:eastAsia="Helvetica Neue" w:hAnsi="Helvetica Neue" w:cs="Helvetica Neue"/>
          <w:color w:val="000000"/>
          <w:sz w:val="21"/>
          <w:szCs w:val="21"/>
        </w:rPr>
        <w:t xml:space="preserve"> </w:t>
      </w:r>
      <w:r>
        <w:rPr>
          <w:rFonts w:ascii="Helvetica Neue" w:eastAsia="Helvetica Neue" w:hAnsi="Helvetica Neue" w:cs="Helvetica Neue"/>
          <w:color w:val="000000"/>
          <w:sz w:val="21"/>
          <w:szCs w:val="21"/>
          <w:highlight w:val="yellow"/>
        </w:rPr>
        <w:t xml:space="preserve">GETTING INTO </w:t>
      </w:r>
      <w:r>
        <w:rPr>
          <w:rFonts w:ascii="Cambria" w:eastAsia="Cambria" w:hAnsi="Cambria" w:cs="Cambria"/>
          <w:color w:val="000000"/>
          <w:sz w:val="21"/>
          <w:szCs w:val="21"/>
          <w:highlight w:val="yellow"/>
        </w:rPr>
        <w:t>0.75–1.00 m/s.</w:t>
      </w:r>
    </w:p>
    <w:p w14:paraId="0000007B" w14:textId="77777777" w:rsidR="00FC04E2" w:rsidRDefault="00AC79B8">
      <w:pPr>
        <w:widowControl/>
        <w:spacing w:after="140" w:line="278" w:lineRule="auto"/>
        <w:rPr>
          <w:rFonts w:ascii="Cambria" w:eastAsia="Cambria" w:hAnsi="Cambria" w:cs="Cambria"/>
          <w:color w:val="000000"/>
          <w:sz w:val="21"/>
          <w:szCs w:val="21"/>
        </w:rPr>
      </w:pPr>
      <w:r>
        <w:rPr>
          <w:rFonts w:ascii="Cambria" w:eastAsia="Cambria" w:hAnsi="Cambria" w:cs="Cambria"/>
          <w:color w:val="000000"/>
          <w:sz w:val="21"/>
          <w:szCs w:val="21"/>
        </w:rPr>
        <w:t xml:space="preserve">Another example. We recently worked with a young tennis player who was 11 months post-ACLR. She had 90% limb symmetry during isokinetic strength testing on the Biodex. One of our goals is to improve her ability to generate force rapidly during the triple extension (hip, knee and ankle) of a jump (also known a the propulsion impulse 2 (P2) performed during a CMJ) and thereby contribute to better performance during her tennis serve. </w:t>
      </w:r>
    </w:p>
    <w:p w14:paraId="0000007C" w14:textId="77777777" w:rsidR="00FC04E2" w:rsidRDefault="00AC79B8">
      <w:pPr>
        <w:widowControl/>
        <w:spacing w:after="140" w:line="278" w:lineRule="auto"/>
        <w:rPr>
          <w:rFonts w:ascii="Cambria" w:eastAsia="Cambria" w:hAnsi="Cambria" w:cs="Cambria"/>
          <w:color w:val="000000"/>
          <w:sz w:val="21"/>
          <w:szCs w:val="21"/>
        </w:rPr>
      </w:pPr>
      <w:r>
        <w:rPr>
          <w:rFonts w:ascii="Cambria" w:eastAsia="Cambria" w:hAnsi="Cambria" w:cs="Cambria"/>
          <w:color w:val="000000"/>
          <w:sz w:val="21"/>
          <w:szCs w:val="21"/>
        </w:rPr>
        <w:t xml:space="preserve">We target this with an explosive split squat progressing into a single-leg calf raise. We positioned the safety bars to establish a consistent starting position for the concentric phase, allowing her to focus on accelerating the barbell upwards as quickly as possible. We targeted a movement velocity to me between 1.00-0.75– m/s. VBT help us reach the intended intensity in the exercise. </w:t>
      </w:r>
    </w:p>
    <w:p w14:paraId="0000007D" w14:textId="77777777" w:rsidR="00FC04E2" w:rsidRDefault="00AC79B8">
      <w:pPr>
        <w:widowControl/>
        <w:spacing w:after="140" w:line="278" w:lineRule="auto"/>
        <w:rPr>
          <w:rFonts w:ascii="Helvetica Neue" w:eastAsia="Helvetica Neue" w:hAnsi="Helvetica Neue" w:cs="Helvetica Neue"/>
          <w:color w:val="000000"/>
          <w:sz w:val="21"/>
          <w:szCs w:val="21"/>
          <w:highlight w:val="yellow"/>
        </w:rPr>
      </w:pPr>
      <w:r>
        <w:rPr>
          <w:rFonts w:ascii="Helvetica Neue" w:eastAsia="Helvetica Neue" w:hAnsi="Helvetica Neue" w:cs="Helvetica Neue"/>
          <w:color w:val="000000"/>
          <w:sz w:val="21"/>
          <w:szCs w:val="21"/>
          <w:highlight w:val="yellow"/>
        </w:rPr>
        <w:t>NEED VIDEO OF SPLIT SQUAT WITH THE BARBELL ON SAFETY BARS AND FOCUS ON THE P2.</w:t>
      </w:r>
    </w:p>
    <w:p w14:paraId="0000007E" w14:textId="77777777" w:rsidR="00FC04E2" w:rsidRDefault="00AC79B8">
      <w:pPr>
        <w:keepNext/>
        <w:widowControl/>
        <w:rPr>
          <w:rFonts w:ascii="Helvetica Neue" w:eastAsia="Helvetica Neue" w:hAnsi="Helvetica Neue" w:cs="Helvetica Neue"/>
          <w:b/>
          <w:bCs/>
          <w:color w:val="000000"/>
          <w:sz w:val="32"/>
          <w:szCs w:val="32"/>
        </w:rPr>
      </w:pPr>
      <w:r>
        <w:rPr>
          <w:rFonts w:ascii="Helvetica Neue" w:eastAsia="Helvetica Neue" w:hAnsi="Helvetica Neue" w:cs="Helvetica Neue"/>
          <w:b/>
          <w:bCs/>
          <w:color w:val="000000"/>
          <w:sz w:val="32"/>
          <w:szCs w:val="32"/>
        </w:rPr>
        <w:t>What we want readers to take away</w:t>
      </w:r>
    </w:p>
    <w:p w14:paraId="0000007F" w14:textId="77777777" w:rsidR="00FC04E2" w:rsidRDefault="00FC04E2">
      <w:pPr>
        <w:keepNext/>
        <w:widowControl/>
        <w:rPr>
          <w:rFonts w:ascii="Helvetica Neue" w:eastAsia="Helvetica Neue" w:hAnsi="Helvetica Neue" w:cs="Helvetica Neue"/>
          <w:b/>
          <w:bCs/>
          <w:sz w:val="32"/>
          <w:szCs w:val="32"/>
        </w:rPr>
      </w:pPr>
    </w:p>
    <w:p w14:paraId="00000080" w14:textId="77777777"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For us, VBT creates the conversation around training intensity when the patient is asking, “How much weight can I lift after ACL reconstruction?”. Is the patient moving it as expected today? Are we underloading or overloading, are repetitions slowing because fatigue is accumulating, and is it time to emphasize heavier strength or faster movement? What zone should be targeted at different exercises. The goal with VBT is not simply to lift more weight, but deliver the target training stimulus at the right time.</w:t>
      </w:r>
    </w:p>
    <w:p w14:paraId="00000081" w14:textId="77777777" w:rsidR="00FC04E2" w:rsidRDefault="00FC04E2">
      <w:pPr>
        <w:keepNext/>
        <w:keepLines/>
        <w:widowControl/>
        <w:spacing w:before="300" w:after="120" w:line="276" w:lineRule="auto"/>
        <w:rPr>
          <w:rFonts w:ascii="Calibri" w:eastAsia="Calibri" w:hAnsi="Calibri" w:cs="Calibri"/>
          <w:b/>
          <w:bCs/>
          <w:sz w:val="26"/>
          <w:szCs w:val="26"/>
        </w:rPr>
      </w:pPr>
    </w:p>
    <w:p w14:paraId="00000082" w14:textId="77777777" w:rsidR="00FC04E2" w:rsidRDefault="00FC04E2">
      <w:pPr>
        <w:keepNext/>
        <w:keepLines/>
        <w:widowControl/>
        <w:spacing w:before="300" w:after="120" w:line="276" w:lineRule="auto"/>
        <w:rPr>
          <w:rFonts w:ascii="Calibri" w:eastAsia="Calibri" w:hAnsi="Calibri" w:cs="Calibri"/>
          <w:b/>
          <w:bCs/>
          <w:sz w:val="26"/>
          <w:szCs w:val="26"/>
        </w:rPr>
      </w:pPr>
    </w:p>
    <w:p w14:paraId="00000083" w14:textId="77777777" w:rsidR="00FC04E2" w:rsidRPr="006A0B01" w:rsidRDefault="00AC79B8">
      <w:pPr>
        <w:keepNext/>
        <w:keepLines/>
        <w:widowControl/>
        <w:spacing w:before="300" w:after="120" w:line="276" w:lineRule="auto"/>
        <w:rPr>
          <w:rFonts w:ascii="Calibri" w:eastAsia="Calibri" w:hAnsi="Calibri" w:cs="Calibri"/>
          <w:b/>
          <w:bCs/>
          <w:color w:val="000000"/>
          <w:sz w:val="26"/>
          <w:szCs w:val="26"/>
          <w:lang w:val="da-DK"/>
        </w:rPr>
      </w:pPr>
      <w:r w:rsidRPr="006A0B01">
        <w:rPr>
          <w:rFonts w:ascii="Calibri" w:eastAsia="Calibri" w:hAnsi="Calibri" w:cs="Calibri"/>
          <w:b/>
          <w:bCs/>
          <w:color w:val="000000"/>
          <w:sz w:val="26"/>
          <w:szCs w:val="26"/>
          <w:lang w:val="da-DK"/>
        </w:rPr>
        <w:t>References</w:t>
      </w:r>
    </w:p>
    <w:p w14:paraId="00000084" w14:textId="77777777" w:rsidR="00FC04E2" w:rsidRDefault="00AC79B8">
      <w:pPr>
        <w:widowControl/>
        <w:spacing w:after="140" w:line="278" w:lineRule="auto"/>
      </w:pPr>
      <w:r w:rsidRPr="006A0B01">
        <w:rPr>
          <w:rFonts w:ascii="Helvetica Neue" w:eastAsia="Helvetica Neue" w:hAnsi="Helvetica Neue" w:cs="Helvetica Neue"/>
          <w:color w:val="000000"/>
          <w:sz w:val="21"/>
          <w:szCs w:val="21"/>
          <w:lang w:val="da-DK"/>
        </w:rPr>
        <w:t xml:space="preserve">1. Forelli F, Mazeas J, Nielsen-Le Roux M, et al. </w:t>
      </w:r>
      <w:r>
        <w:rPr>
          <w:rFonts w:ascii="Helvetica Neue" w:eastAsia="Helvetica Neue" w:hAnsi="Helvetica Neue" w:cs="Helvetica Neue"/>
          <w:color w:val="000000"/>
          <w:sz w:val="21"/>
          <w:szCs w:val="21"/>
        </w:rPr>
        <w:t>Knee strengthening after orthopedics surgery: A comprehensive analysis using key performance indicators to guide physical therapists. F1000Research. 2025;13:1118. https://doi.org/10.12688/f1000research.156922.2</w:t>
      </w:r>
    </w:p>
    <w:p w14:paraId="00000085" w14:textId="77777777"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2. Forelli F, Marine P, Moiroux-Sahraoui A, et al. Velocity-based training in mid- and late-stage rehabilitation after anterior cruciate ligament reconstruction: A narrative review and practical guidelines. BMJ Open Sport &amp; Exercise Medicine. 2025;11:e002503. https://doi.org/10.1136/bmjsem-2025-002503</w:t>
      </w:r>
    </w:p>
    <w:p w14:paraId="00000086" w14:textId="77777777"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3. Weakley J, Mann B, Banyard H, McLaren S, Scott T, Garcia-Ramos A. Velocity-based training: From theory to application. Strength &amp; Conditioning Journal. 2021;43(2):31–49. https://doi.org/10.1519/SSC.0000000000000560</w:t>
      </w:r>
    </w:p>
    <w:p w14:paraId="00000087" w14:textId="77777777"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4. González-Badillo JJ, Rodríguez-Rosell D, Sánchez-Medina L, et al. Short-term recovery following resistance exercise leading or not to failure. International Journal of Sports Medicine. 2016;37(4):295–304.</w:t>
      </w:r>
    </w:p>
    <w:p w14:paraId="00000088" w14:textId="77777777"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5. Randell AD, Cronin JB, Keogh JW, Gill ND, Pedersen MC. Effect of instantaneous performance feedback during 6 weeks of velocity-based resistance training on sport-specific performance tests. Journal of Strength and Conditioning Research. 2011;25(1):87–93.</w:t>
      </w:r>
    </w:p>
    <w:p w14:paraId="00000089" w14:textId="77777777"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6. Forelli F, Riera J, Marine P, et al. Implementing velocity-based training to optimize return to sprint after anterior cruciate ligament reconstruction in soccer players: A clinical commentary. International Journal of Sports Physical Therapy. 2024;19:355–365. https://doi.org/10.26603/001c.92704</w:t>
      </w:r>
    </w:p>
    <w:p w14:paraId="0000008A" w14:textId="77777777" w:rsidR="00FC04E2" w:rsidRDefault="00AC79B8">
      <w:pPr>
        <w:keepNext/>
        <w:keepLines/>
        <w:widowControl/>
        <w:spacing w:before="300" w:after="120"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Further reading</w:t>
      </w:r>
    </w:p>
    <w:p w14:paraId="0000008B" w14:textId="77777777"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Andreas Bjerregaard: Practical considerations for force-velocity strength training in rehabilitation — https://andreasphysioblog.com/?p=3637</w:t>
      </w:r>
    </w:p>
    <w:p w14:paraId="0000008C" w14:textId="77777777"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Andreas Bjerregaard: Previous article on velocity-based resistance training — https://andreasphysioblog.com/?p=3116</w:t>
      </w:r>
    </w:p>
    <w:p w14:paraId="0000008D" w14:textId="77777777"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VALD Performance: Velocity-Based Training 101 — https://valdperformance.com/news/velocity-based-training-101</w:t>
      </w:r>
    </w:p>
    <w:p w14:paraId="0000008E" w14:textId="77777777" w:rsidR="00FC04E2" w:rsidRDefault="00AC79B8">
      <w:pPr>
        <w:widowControl/>
        <w:spacing w:after="140" w:line="278" w:lineRule="auto"/>
        <w:rPr>
          <w:rFonts w:ascii="Helvetica Neue" w:eastAsia="Helvetica Neue" w:hAnsi="Helvetica Neue" w:cs="Helvetica Neue"/>
          <w:color w:val="000000"/>
          <w:sz w:val="21"/>
          <w:szCs w:val="21"/>
        </w:rPr>
      </w:pPr>
      <w:r>
        <w:rPr>
          <w:rFonts w:ascii="Helvetica Neue" w:eastAsia="Helvetica Neue" w:hAnsi="Helvetica Neue" w:cs="Helvetica Neue"/>
          <w:color w:val="000000"/>
          <w:sz w:val="21"/>
          <w:szCs w:val="21"/>
        </w:rPr>
        <w:t>VALD Performance: Using VBT to Autoregulate and Individualize Resistance Training — https://valdperformance.com/news/using-vbt-to-autoregulate-and-individualize-resistance-training</w:t>
      </w:r>
    </w:p>
    <w:sectPr w:rsidR="00FC04E2">
      <w:pgSz w:w="12240" w:h="15840"/>
      <w:pgMar w:top="1123" w:right="1267" w:bottom="1123" w:left="1267" w:header="0" w:footer="0" w:gutter="0"/>
      <w:pgNumType w:start="1"/>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0" w:author="Andreas Bjerregaard" w:date="2026-10-28T16:17:00Z" w:initials="AB">
    <w:p w14:paraId="1CBB6EA7" w14:textId="77777777" w:rsidR="00E72679" w:rsidRDefault="00E72679" w:rsidP="00E72679">
      <w:pPr>
        <w:pStyle w:val="Kommentartekst"/>
      </w:pPr>
      <w:r>
        <w:rPr>
          <w:rStyle w:val="Kommentarhenvisning"/>
        </w:rPr>
        <w:annotationRef/>
      </w:r>
      <w:r>
        <w:t>Repeated below</w:t>
      </w:r>
    </w:p>
  </w:comment>
  <w:comment w:id="106" w:author="" w:date="1970-01-01T00:00:00Z" w:initials="">
    <w:p w14:paraId="00000091" w14:textId="77777777" w:rsidR="00FC04E2" w:rsidRDefault="006A0B01">
      <w:pPr>
        <w:pBdr>
          <w:top w:val="nil"/>
          <w:left w:val="nil"/>
          <w:bottom w:val="nil"/>
          <w:right w:val="nil"/>
          <w:between w:val="nil"/>
        </w:pBdr>
        <w:rPr>
          <w:rFonts w:ascii="Arial" w:eastAsia="Arial" w:hAnsi="Arial" w:cs="Arial"/>
          <w:color w:val="000000"/>
          <w:sz w:val="22"/>
          <w:szCs w:val="22"/>
        </w:rPr>
      </w:pPr>
      <w:r>
        <w:rPr>
          <w:rStyle w:val="Kommentarhenvisning"/>
        </w:rPr>
        <w:annotationRef/>
      </w:r>
      <w:r w:rsidR="00AC79B8">
        <w:rPr>
          <w:rFonts w:ascii="Arial" w:eastAsia="Arial" w:hAnsi="Arial" w:cs="Arial"/>
          <w:color w:val="000000"/>
          <w:sz w:val="22"/>
          <w:szCs w:val="22"/>
        </w:rPr>
        <w:t>Andreas Bjerregaard [2]</w:t>
      </w:r>
    </w:p>
    <w:p w14:paraId="00000092" w14:textId="77777777" w:rsidR="00FC04E2" w:rsidRDefault="00AC79B8">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Is it mean concentric velocity or concentric mean velocity. We just need to stay consistent</w:t>
      </w:r>
    </w:p>
  </w:comment>
  <w:comment w:id="113" w:author="Andreas Bjerregaard" w:date="2026-10-28T16:20:00Z" w:initials="AB">
    <w:p w14:paraId="6C093BF2" w14:textId="77777777" w:rsidR="009D2E73" w:rsidRDefault="009D2E73" w:rsidP="009D2E73">
      <w:pPr>
        <w:pStyle w:val="Kommentartekst"/>
      </w:pPr>
      <w:r>
        <w:rPr>
          <w:rStyle w:val="Kommentarhenvisning"/>
        </w:rPr>
        <w:annotationRef/>
      </w:r>
      <w:r>
        <w:t>I dont like this explanation. It does really say something about the difference</w:t>
      </w:r>
    </w:p>
  </w:comment>
  <w:comment w:id="123" w:author="Andreas Bjerregaard" w:date="2026-10-28T16:23:00Z" w:initials="AB">
    <w:p w14:paraId="63E14EFE" w14:textId="77777777" w:rsidR="001F4960" w:rsidRDefault="001F4960" w:rsidP="001F4960">
      <w:pPr>
        <w:pStyle w:val="Kommentartekst"/>
      </w:pPr>
      <w:r>
        <w:rPr>
          <w:rStyle w:val="Kommentarhenvisning"/>
        </w:rPr>
        <w:annotationRef/>
      </w:r>
      <w:r>
        <w:t>Is this a good name?</w:t>
      </w:r>
    </w:p>
  </w:comment>
  <w:comment w:id="122" w:author="Andreas Bjerregaard" w:date="2026-10-28T16:30:00Z" w:initials="AB">
    <w:p w14:paraId="7A7A20B3" w14:textId="77777777" w:rsidR="000328A2" w:rsidRDefault="000328A2" w:rsidP="000328A2">
      <w:pPr>
        <w:pStyle w:val="Kommentartekst"/>
      </w:pPr>
      <w:r>
        <w:rPr>
          <w:rStyle w:val="Kommentarhenvisning"/>
        </w:rPr>
        <w:annotationRef/>
      </w:r>
      <w:r>
        <w:t>We need to be more clear on the difference, also so it is aligned with figure 1</w:t>
      </w:r>
    </w:p>
  </w:comment>
  <w:comment w:id="159" w:author="Andreas Bjerregaard" w:date="2026-10-28T16:33:00Z" w:initials="AB">
    <w:p w14:paraId="6775FF47" w14:textId="77777777" w:rsidR="003B3EAB" w:rsidRDefault="003B3EAB" w:rsidP="003B3EAB">
      <w:pPr>
        <w:pStyle w:val="Kommentartekst"/>
      </w:pPr>
      <w:r>
        <w:rPr>
          <w:rStyle w:val="Kommentarhenvisning"/>
        </w:rPr>
        <w:annotationRef/>
      </w:r>
      <w:r>
        <w:t>Need to get this aligned to the left margin</w:t>
      </w:r>
    </w:p>
  </w:comment>
  <w:comment w:id="200" w:author="Andreas Bjerregaard" w:date="2026-10-28T16:41:00Z" w:initials="AB">
    <w:p w14:paraId="187FF3C4" w14:textId="77777777" w:rsidR="002E6861" w:rsidRDefault="002E6861" w:rsidP="002E6861">
      <w:pPr>
        <w:pStyle w:val="Kommentartekst"/>
      </w:pPr>
      <w:r>
        <w:rPr>
          <w:rStyle w:val="Kommentarhenvisning"/>
        </w:rPr>
        <w:annotationRef/>
      </w:r>
      <w:r>
        <w:t>Need to be aligned with example in figure 1</w:t>
      </w:r>
    </w:p>
  </w:comment>
  <w:comment w:id="209" w:author="" w:date="1970-01-01T00:00:00Z" w:initials="">
    <w:p w14:paraId="0000008F" w14:textId="77777777" w:rsidR="00FC04E2" w:rsidRDefault="006A0B01">
      <w:pPr>
        <w:pBdr>
          <w:top w:val="nil"/>
          <w:left w:val="nil"/>
          <w:bottom w:val="nil"/>
          <w:right w:val="nil"/>
          <w:between w:val="nil"/>
        </w:pBdr>
        <w:rPr>
          <w:rFonts w:ascii="Arial" w:eastAsia="Arial" w:hAnsi="Arial" w:cs="Arial"/>
          <w:color w:val="000000"/>
          <w:sz w:val="22"/>
          <w:szCs w:val="22"/>
        </w:rPr>
      </w:pPr>
      <w:r>
        <w:rPr>
          <w:rStyle w:val="Kommentarhenvisning"/>
        </w:rPr>
        <w:annotationRef/>
      </w:r>
      <w:r w:rsidR="00AC79B8">
        <w:rPr>
          <w:rFonts w:ascii="Arial" w:eastAsia="Arial" w:hAnsi="Arial" w:cs="Arial"/>
          <w:color w:val="000000"/>
          <w:sz w:val="22"/>
          <w:szCs w:val="22"/>
        </w:rPr>
        <w:t>Andreas Bjerregaard [2]</w:t>
      </w:r>
    </w:p>
    <w:p w14:paraId="00000090" w14:textId="77777777" w:rsidR="00FC04E2" w:rsidRDefault="00AC79B8">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 think we need to call the name consistent with the 3 points.  Concentric mean velocity: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BB6EA7" w15:done="0"/>
  <w15:commentEx w15:paraId="00000092" w15:done="0"/>
  <w15:commentEx w15:paraId="6C093BF2" w15:done="0"/>
  <w15:commentEx w15:paraId="63E14EFE" w15:done="0"/>
  <w15:commentEx w15:paraId="7A7A20B3" w15:done="0"/>
  <w15:commentEx w15:paraId="6775FF47" w15:done="0"/>
  <w15:commentEx w15:paraId="187FF3C4" w15:done="0"/>
  <w15:commentEx w15:paraId="000000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8C2DBC" w16cex:dateUtc="2026-10-28T15:17:00Z"/>
  <w16cex:commentExtensible w16cex:durableId="00000002" w16cex:dateUtc="1970-01-01T00:00:00Z"/>
  <w16cex:commentExtensible w16cex:durableId="143A59A6" w16cex:dateUtc="2026-10-28T15:20:00Z"/>
  <w16cex:commentExtensible w16cex:durableId="57BA1A3E" w16cex:dateUtc="2026-10-28T15:23:00Z"/>
  <w16cex:commentExtensible w16cex:durableId="2ECF48EA" w16cex:dateUtc="2026-10-28T15:30:00Z"/>
  <w16cex:commentExtensible w16cex:durableId="2AEB3F76" w16cex:dateUtc="2026-10-28T15:33:00Z"/>
  <w16cex:commentExtensible w16cex:durableId="7C27D3D5" w16cex:dateUtc="2026-10-28T15:41:00Z"/>
  <w16cex:commentExtensible w16cex:durableId="00000001" w16cex:dateUtc="1970-01-01T0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BB6EA7" w16cid:durableId="4C8C2DBC"/>
  <w16cid:commentId w16cid:paraId="00000092" w16cid:durableId="00000002"/>
  <w16cid:commentId w16cid:paraId="6C093BF2" w16cid:durableId="143A59A6"/>
  <w16cid:commentId w16cid:paraId="63E14EFE" w16cid:durableId="57BA1A3E"/>
  <w16cid:commentId w16cid:paraId="7A7A20B3" w16cid:durableId="2ECF48EA"/>
  <w16cid:commentId w16cid:paraId="6775FF47" w16cid:durableId="2AEB3F76"/>
  <w16cid:commentId w16cid:paraId="187FF3C4" w16cid:durableId="7C27D3D5"/>
  <w16cid:commentId w16cid:paraId="00000090" w16cid:durableId="0000000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26FF705-ACDF-4D40-9F5A-76F1B16EEEF3}"/>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embedItalic r:id="rId2" w:fontKey="{08200E28-AE3F-4150-AB7D-FAFAEA298155}"/>
  </w:font>
  <w:font w:name="Calibri">
    <w:panose1 w:val="020F0502020204030204"/>
    <w:charset w:val="00"/>
    <w:family w:val="swiss"/>
    <w:pitch w:val="variable"/>
    <w:sig w:usb0="E4002EFF" w:usb1="C200247B" w:usb2="00000009" w:usb3="00000000" w:csb0="000001FF" w:csb1="00000000"/>
    <w:embedRegular r:id="rId3" w:fontKey="{A33267FD-D1F0-4157-A471-A450FC0B460B}"/>
    <w:embedBold r:id="rId4" w:fontKey="{D30597E9-2524-4193-A109-01646C9DF51C}"/>
  </w:font>
  <w:font w:name="Helvetica Neue">
    <w:charset w:val="00"/>
    <w:family w:val="auto"/>
    <w:pitch w:val="default"/>
    <w:embedRegular r:id="rId5" w:fontKey="{A77B78AE-3BF9-455D-9A9D-E7FC84D3F5C4}"/>
    <w:embedBold r:id="rId6" w:fontKey="{F7795102-FEB4-4B26-BBBB-3539046BDAE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568E3676-7F9F-4514-B666-BCF1CC4444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459C3"/>
    <w:multiLevelType w:val="multilevel"/>
    <w:tmpl w:val="8A6027AE"/>
    <w:lvl w:ilvl="0">
      <w:start w:val="1"/>
      <w:numFmt w:val="bullet"/>
      <w:lvlText w:val=""/>
      <w:lvlJc w:val="left"/>
      <w:pPr>
        <w:ind w:left="604" w:hanging="244"/>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2AA07252"/>
    <w:multiLevelType w:val="multilevel"/>
    <w:tmpl w:val="F3629F44"/>
    <w:lvl w:ilvl="0">
      <w:start w:val="1"/>
      <w:numFmt w:val="bullet"/>
      <w:lvlText w:val=""/>
      <w:lvlJc w:val="left"/>
      <w:pPr>
        <w:ind w:left="604" w:hanging="244"/>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2FE17CD6"/>
    <w:multiLevelType w:val="multilevel"/>
    <w:tmpl w:val="CD8C33CC"/>
    <w:lvl w:ilvl="0">
      <w:start w:val="1"/>
      <w:numFmt w:val="bullet"/>
      <w:lvlText w:val=""/>
      <w:lvlJc w:val="left"/>
      <w:pPr>
        <w:ind w:left="604" w:hanging="244"/>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3B5855A0"/>
    <w:multiLevelType w:val="multilevel"/>
    <w:tmpl w:val="3F1A2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862D77"/>
    <w:multiLevelType w:val="multilevel"/>
    <w:tmpl w:val="E8C0902A"/>
    <w:lvl w:ilvl="0">
      <w:start w:val="1"/>
      <w:numFmt w:val="bullet"/>
      <w:lvlText w:val=""/>
      <w:lvlJc w:val="left"/>
      <w:pPr>
        <w:ind w:left="604" w:hanging="244"/>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663778969">
    <w:abstractNumId w:val="0"/>
  </w:num>
  <w:num w:numId="2" w16cid:durableId="1355615025">
    <w:abstractNumId w:val="4"/>
  </w:num>
  <w:num w:numId="3" w16cid:durableId="1487091552">
    <w:abstractNumId w:val="2"/>
  </w:num>
  <w:num w:numId="4" w16cid:durableId="1452748700">
    <w:abstractNumId w:val="1"/>
  </w:num>
  <w:num w:numId="5" w16cid:durableId="102282146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as Bjerregaard">
    <w15:presenceInfo w15:providerId="AD" w15:userId="S::andreas.bjerregaard.01@regionh.dk::02c4b212-c2ac-4b73-bc5f-a2ff1b1644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4E2"/>
    <w:rsid w:val="00027CE5"/>
    <w:rsid w:val="000328A2"/>
    <w:rsid w:val="001B1CB6"/>
    <w:rsid w:val="001F4960"/>
    <w:rsid w:val="0027217D"/>
    <w:rsid w:val="0028087D"/>
    <w:rsid w:val="002E6861"/>
    <w:rsid w:val="00322D65"/>
    <w:rsid w:val="003A4CBE"/>
    <w:rsid w:val="003B3EAB"/>
    <w:rsid w:val="004670EB"/>
    <w:rsid w:val="004B76E9"/>
    <w:rsid w:val="00523FD2"/>
    <w:rsid w:val="00563758"/>
    <w:rsid w:val="005723AE"/>
    <w:rsid w:val="005F5A25"/>
    <w:rsid w:val="00616486"/>
    <w:rsid w:val="006A0B01"/>
    <w:rsid w:val="006E769C"/>
    <w:rsid w:val="007C1A2E"/>
    <w:rsid w:val="008A0859"/>
    <w:rsid w:val="008D6E98"/>
    <w:rsid w:val="009D2E73"/>
    <w:rsid w:val="00A71E01"/>
    <w:rsid w:val="00AC79B8"/>
    <w:rsid w:val="00B2374E"/>
    <w:rsid w:val="00BB6DD6"/>
    <w:rsid w:val="00BD43A5"/>
    <w:rsid w:val="00C7421B"/>
    <w:rsid w:val="00DE5427"/>
    <w:rsid w:val="00DF44BD"/>
    <w:rsid w:val="00E628E6"/>
    <w:rsid w:val="00E72679"/>
    <w:rsid w:val="00F71CE3"/>
    <w:rsid w:val="00FC04E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89AFF"/>
  <w15:docId w15:val="{A32C64DA-60A2-42FB-9A80-2CD60830C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n" w:eastAsia="da-DK"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keepNext/>
      <w:keepLines/>
      <w:spacing w:before="480" w:after="120"/>
      <w:outlineLvl w:val="0"/>
    </w:pPr>
    <w:rPr>
      <w:b/>
      <w:bCs/>
      <w:sz w:val="48"/>
      <w:szCs w:val="48"/>
    </w:rPr>
  </w:style>
  <w:style w:type="paragraph" w:styleId="Overskrift2">
    <w:name w:val="heading 2"/>
    <w:basedOn w:val="Normal"/>
    <w:next w:val="Normal"/>
    <w:uiPriority w:val="9"/>
    <w:semiHidden/>
    <w:unhideWhenUsed/>
    <w:qFormat/>
    <w:pPr>
      <w:keepNext/>
      <w:keepLines/>
      <w:spacing w:before="360" w:after="80"/>
      <w:outlineLvl w:val="1"/>
    </w:pPr>
    <w:rPr>
      <w:b/>
      <w:bCs/>
      <w:sz w:val="36"/>
      <w:szCs w:val="36"/>
    </w:rPr>
  </w:style>
  <w:style w:type="paragraph" w:styleId="Overskrift3">
    <w:name w:val="heading 3"/>
    <w:basedOn w:val="Normal"/>
    <w:next w:val="Normal"/>
    <w:uiPriority w:val="9"/>
    <w:semiHidden/>
    <w:unhideWhenUsed/>
    <w:qFormat/>
    <w:pPr>
      <w:keepNext/>
      <w:keepLines/>
      <w:spacing w:before="280" w:after="80"/>
      <w:outlineLvl w:val="2"/>
    </w:pPr>
    <w:rPr>
      <w:b/>
      <w:bCs/>
      <w:sz w:val="28"/>
      <w:szCs w:val="28"/>
    </w:rPr>
  </w:style>
  <w:style w:type="paragraph" w:styleId="Overskrift4">
    <w:name w:val="heading 4"/>
    <w:basedOn w:val="Normal"/>
    <w:next w:val="Normal"/>
    <w:uiPriority w:val="9"/>
    <w:semiHidden/>
    <w:unhideWhenUsed/>
    <w:qFormat/>
    <w:pPr>
      <w:keepNext/>
      <w:keepLines/>
      <w:spacing w:before="240" w:after="40"/>
      <w:outlineLvl w:val="3"/>
    </w:pPr>
    <w:rPr>
      <w:b/>
      <w:bCs/>
    </w:rPr>
  </w:style>
  <w:style w:type="paragraph" w:styleId="Overskrift5">
    <w:name w:val="heading 5"/>
    <w:basedOn w:val="Normal"/>
    <w:next w:val="Normal"/>
    <w:uiPriority w:val="9"/>
    <w:semiHidden/>
    <w:unhideWhenUsed/>
    <w:qFormat/>
    <w:pPr>
      <w:keepNext/>
      <w:keepLines/>
      <w:spacing w:before="220" w:after="40"/>
      <w:outlineLvl w:val="4"/>
    </w:pPr>
    <w:rPr>
      <w:b/>
      <w:bCs/>
      <w:sz w:val="22"/>
      <w:szCs w:val="22"/>
    </w:rPr>
  </w:style>
  <w:style w:type="paragraph" w:styleId="Overskrift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Normal"/>
    <w:next w:val="Normal"/>
    <w:uiPriority w:val="10"/>
    <w:qFormat/>
    <w:pPr>
      <w:keepNext/>
      <w:keepLines/>
      <w:spacing w:before="480" w:after="120"/>
    </w:pPr>
    <w:rPr>
      <w:b/>
      <w:bCs/>
      <w:sz w:val="72"/>
      <w:szCs w:val="72"/>
    </w:rPr>
  </w:style>
  <w:style w:type="paragraph" w:styleId="Undertite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80" w:type="dxa"/>
        <w:left w:w="115" w:type="dxa"/>
        <w:bottom w:w="80" w:type="dxa"/>
        <w:right w:w="115" w:type="dxa"/>
      </w:tblCellMar>
    </w:tblPr>
  </w:style>
  <w:style w:type="table" w:customStyle="1" w:styleId="a0">
    <w:basedOn w:val="TableNormal"/>
    <w:tblPr>
      <w:tblStyleRowBandSize w:val="1"/>
      <w:tblStyleColBandSize w:val="1"/>
      <w:tblCellMar>
        <w:top w:w="80" w:type="dxa"/>
        <w:left w:w="115" w:type="dxa"/>
        <w:bottom w:w="80" w:type="dxa"/>
        <w:right w:w="115" w:type="dxa"/>
      </w:tblCellMar>
    </w:tblPr>
  </w:style>
  <w:style w:type="table" w:customStyle="1" w:styleId="a1">
    <w:basedOn w:val="TableNormal"/>
    <w:tblPr>
      <w:tblStyleRowBandSize w:val="1"/>
      <w:tblStyleColBandSize w:val="1"/>
      <w:tblCellMar>
        <w:top w:w="80" w:type="dxa"/>
        <w:left w:w="115" w:type="dxa"/>
        <w:bottom w:w="80" w:type="dxa"/>
        <w:right w:w="115" w:type="dxa"/>
      </w:tblCellMar>
    </w:tblPr>
  </w:style>
  <w:style w:type="paragraph" w:styleId="Kommentartekst">
    <w:name w:val="annotation text"/>
    <w:basedOn w:val="Normal"/>
    <w:link w:val="KommentartekstTegn"/>
    <w:uiPriority w:val="99"/>
    <w:unhideWhenUsed/>
    <w:rPr>
      <w:sz w:val="20"/>
      <w:szCs w:val="20"/>
    </w:rPr>
  </w:style>
  <w:style w:type="character" w:customStyle="1" w:styleId="KommentartekstTegn">
    <w:name w:val="Kommentartekst Tegn"/>
    <w:basedOn w:val="Standardskrifttypeiafsnit"/>
    <w:link w:val="Kommentartekst"/>
    <w:uiPriority w:val="99"/>
    <w:rPr>
      <w:sz w:val="20"/>
      <w:szCs w:val="20"/>
    </w:rPr>
  </w:style>
  <w:style w:type="character" w:styleId="Kommentarhenvisning">
    <w:name w:val="annotation reference"/>
    <w:basedOn w:val="Standardskrifttypeiafsnit"/>
    <w:uiPriority w:val="99"/>
    <w:semiHidden/>
    <w:unhideWhenUsed/>
    <w:rPr>
      <w:sz w:val="16"/>
      <w:szCs w:val="16"/>
    </w:rPr>
  </w:style>
  <w:style w:type="paragraph" w:styleId="Korrektur">
    <w:name w:val="Revision"/>
    <w:hidden/>
    <w:uiPriority w:val="99"/>
    <w:semiHidden/>
    <w:rsid w:val="006A0B01"/>
    <w:pPr>
      <w:widowControl/>
    </w:pPr>
  </w:style>
  <w:style w:type="paragraph" w:styleId="Kommentaremne">
    <w:name w:val="annotation subject"/>
    <w:basedOn w:val="Kommentartekst"/>
    <w:next w:val="Kommentartekst"/>
    <w:link w:val="KommentaremneTegn"/>
    <w:uiPriority w:val="99"/>
    <w:semiHidden/>
    <w:unhideWhenUsed/>
    <w:rsid w:val="00E72679"/>
    <w:rPr>
      <w:b/>
      <w:bCs/>
    </w:rPr>
  </w:style>
  <w:style w:type="character" w:customStyle="1" w:styleId="KommentaremneTegn">
    <w:name w:val="Kommentaremne Tegn"/>
    <w:basedOn w:val="KommentartekstTegn"/>
    <w:link w:val="Kommentaremne"/>
    <w:uiPriority w:val="99"/>
    <w:semiHidden/>
    <w:rsid w:val="00E7267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EB556-8547-4C04-B6E0-5A0F98D01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10</Pages>
  <Words>2974</Words>
  <Characters>18147</Characters>
  <Application>Microsoft Office Word</Application>
  <DocSecurity>0</DocSecurity>
  <Lines>151</Lines>
  <Paragraphs>42</Paragraphs>
  <ScaleCrop>false</ScaleCrop>
  <HeadingPairs>
    <vt:vector size="2" baseType="variant">
      <vt:variant>
        <vt:lpstr>Titel</vt:lpstr>
      </vt:variant>
      <vt:variant>
        <vt:i4>1</vt:i4>
      </vt:variant>
    </vt:vector>
  </HeadingPairs>
  <TitlesOfParts>
    <vt:vector size="1" baseType="lpstr">
      <vt:lpstr/>
    </vt:vector>
  </TitlesOfParts>
  <Company>Region Hovedstaden</Company>
  <LinksUpToDate>false</LinksUpToDate>
  <CharactersWithSpaces>21079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Andreas Bjerregaard</dc:creator>
  <cp:lastModifiedBy>Andreas Bjerregaard</cp:lastModifiedBy>
  <cp:revision>30</cp:revision>
  <dcterms:created xsi:type="dcterms:W3CDTF">2026-10-28T14:09:00Z</dcterms:created>
  <dcterms:modified xsi:type="dcterms:W3CDTF">2026-10-28T15:47:00Z</dcterms:modified>
</cp:coreProperties>
</file>